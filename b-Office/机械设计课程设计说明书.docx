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A60DD" w14:textId="24D67303" w:rsidR="006E5FBD" w:rsidRDefault="00276888">
      <w:pPr>
        <w:jc w:val="center"/>
        <w:rPr>
          <w:rFonts w:eastAsia="楷体_GB2312"/>
          <w:sz w:val="52"/>
        </w:rPr>
      </w:pPr>
      <w:r>
        <w:rPr>
          <w:noProof/>
          <w:sz w:val="44"/>
        </w:rPr>
        <w:drawing>
          <wp:inline distT="0" distB="0" distL="0" distR="0" wp14:anchorId="4C1ADE6B" wp14:editId="4B33FF50">
            <wp:extent cx="3474720" cy="612140"/>
            <wp:effectExtent l="0" t="0" r="0" b="0"/>
            <wp:docPr id="1" name="图片 2" descr="校字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校字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2F100" w14:textId="77777777" w:rsidR="006E5FBD" w:rsidRDefault="006E5FBD">
      <w:pPr>
        <w:jc w:val="center"/>
        <w:rPr>
          <w:sz w:val="44"/>
        </w:rPr>
      </w:pPr>
    </w:p>
    <w:p w14:paraId="05246A71" w14:textId="77777777" w:rsidR="006E5FBD" w:rsidRDefault="006E5FBD">
      <w:pPr>
        <w:jc w:val="center"/>
        <w:rPr>
          <w:rFonts w:eastAsia="黑体"/>
          <w:sz w:val="72"/>
        </w:rPr>
      </w:pPr>
      <w:r>
        <w:rPr>
          <w:rFonts w:eastAsia="黑体" w:hint="eastAsia"/>
          <w:sz w:val="72"/>
        </w:rPr>
        <w:t>机械设计课程设计</w:t>
      </w:r>
    </w:p>
    <w:p w14:paraId="61141191" w14:textId="77777777" w:rsidR="006E5FBD" w:rsidRDefault="006E5FBD">
      <w:pPr>
        <w:rPr>
          <w:rFonts w:ascii="宋体" w:hAnsi="宋体" w:hint="eastAsia"/>
          <w:szCs w:val="21"/>
        </w:rPr>
      </w:pPr>
    </w:p>
    <w:p w14:paraId="59F2E16F" w14:textId="1538954D" w:rsidR="006E5FBD" w:rsidRDefault="00276888">
      <w:pPr>
        <w:jc w:val="center"/>
        <w:rPr>
          <w:rFonts w:ascii="楷体_GB2312" w:eastAsia="楷体_GB2312"/>
          <w:sz w:val="52"/>
          <w:szCs w:val="52"/>
        </w:rPr>
      </w:pPr>
      <w:r>
        <w:rPr>
          <w:rFonts w:ascii="楷体_GB2312" w:eastAsia="楷体_GB2312"/>
          <w:noProof/>
          <w:sz w:val="52"/>
          <w:szCs w:val="52"/>
        </w:rPr>
        <w:drawing>
          <wp:inline distT="0" distB="0" distL="0" distR="0" wp14:anchorId="3DD3838A" wp14:editId="5EA2A66A">
            <wp:extent cx="2043430" cy="2043430"/>
            <wp:effectExtent l="0" t="0" r="0" b="0"/>
            <wp:docPr id="2" name="图片 1" descr="校标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校标大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43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F3F88" w14:textId="77777777" w:rsidR="006E5FBD" w:rsidRDefault="006E5FBD">
      <w:pPr>
        <w:jc w:val="center"/>
        <w:rPr>
          <w:rFonts w:eastAsia="黑体"/>
          <w:sz w:val="52"/>
        </w:rPr>
      </w:pPr>
    </w:p>
    <w:p w14:paraId="24F526F0" w14:textId="77777777" w:rsidR="006E5FBD" w:rsidRDefault="006E5FBD">
      <w:pPr>
        <w:jc w:val="center"/>
        <w:rPr>
          <w:rFonts w:eastAsia="黑体"/>
          <w:sz w:val="52"/>
        </w:rPr>
      </w:pPr>
    </w:p>
    <w:p w14:paraId="6BE3998E" w14:textId="77777777" w:rsidR="006E5FBD" w:rsidRDefault="006E5FBD">
      <w:pPr>
        <w:jc w:val="center"/>
        <w:rPr>
          <w:rFonts w:eastAsia="黑体"/>
          <w:sz w:val="52"/>
        </w:rPr>
      </w:pPr>
    </w:p>
    <w:p w14:paraId="1586CAA9" w14:textId="77777777" w:rsidR="006E5FBD" w:rsidRDefault="006E5FBD">
      <w:pPr>
        <w:rPr>
          <w:rFonts w:eastAsia="黑体"/>
          <w:sz w:val="32"/>
          <w:u w:val="single"/>
        </w:rPr>
      </w:pPr>
      <w:r>
        <w:rPr>
          <w:rFonts w:eastAsia="黑体" w:hint="eastAsia"/>
          <w:sz w:val="32"/>
        </w:rPr>
        <w:t>设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计</w:t>
      </w:r>
      <w:r>
        <w:rPr>
          <w:rFonts w:eastAsia="黑体" w:hint="eastAsia"/>
          <w:sz w:val="32"/>
        </w:rPr>
        <w:t xml:space="preserve">  </w:t>
      </w:r>
      <w:r>
        <w:rPr>
          <w:rFonts w:eastAsia="黑体" w:hint="eastAsia"/>
          <w:sz w:val="32"/>
        </w:rPr>
        <w:t>题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目：</w:t>
      </w:r>
      <w:r>
        <w:rPr>
          <w:rFonts w:eastAsia="黑体" w:hint="eastAsia"/>
          <w:sz w:val="32"/>
          <w:u w:val="single"/>
        </w:rPr>
        <w:t xml:space="preserve">         </w:t>
      </w:r>
      <w:r w:rsidR="00A94A36">
        <w:rPr>
          <w:rFonts w:eastAsia="黑体" w:hint="eastAsia"/>
          <w:sz w:val="32"/>
          <w:u w:val="single"/>
        </w:rPr>
        <w:t>机械设计课程设计</w:t>
      </w:r>
      <w:r>
        <w:rPr>
          <w:rFonts w:eastAsia="黑体" w:hint="eastAsia"/>
          <w:sz w:val="32"/>
          <w:u w:val="single"/>
        </w:rPr>
        <w:t xml:space="preserve">                                        </w:t>
      </w:r>
    </w:p>
    <w:p w14:paraId="6F19626D" w14:textId="77777777" w:rsidR="006E5FBD" w:rsidRDefault="006E5FBD">
      <w:pPr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                  </w:t>
      </w:r>
      <w:r>
        <w:rPr>
          <w:rFonts w:eastAsia="黑体" w:hint="eastAsia"/>
          <w:sz w:val="32"/>
          <w:u w:val="single"/>
        </w:rPr>
        <w:t xml:space="preserve">                                           </w:t>
      </w:r>
      <w:r>
        <w:rPr>
          <w:rFonts w:eastAsia="黑体" w:hint="eastAsia"/>
          <w:sz w:val="32"/>
        </w:rPr>
        <w:t xml:space="preserve">                                                                                              </w:t>
      </w:r>
    </w:p>
    <w:p w14:paraId="3BE1CFCE" w14:textId="77777777" w:rsidR="006E5FBD" w:rsidRDefault="006E5FBD">
      <w:pPr>
        <w:rPr>
          <w:rFonts w:eastAsia="黑体"/>
          <w:sz w:val="32"/>
          <w:u w:val="single"/>
        </w:rPr>
      </w:pP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院</w:t>
      </w:r>
      <w:r>
        <w:rPr>
          <w:rFonts w:eastAsia="黑体" w:hint="eastAsia"/>
          <w:sz w:val="32"/>
        </w:rPr>
        <w:t xml:space="preserve">  </w:t>
      </w:r>
      <w:r>
        <w:rPr>
          <w:rFonts w:eastAsia="黑体" w:hint="eastAsia"/>
          <w:sz w:val="32"/>
        </w:rPr>
        <w:t>名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称：</w:t>
      </w:r>
      <w:r>
        <w:rPr>
          <w:rFonts w:eastAsia="黑体" w:hint="eastAsia"/>
          <w:sz w:val="32"/>
          <w:u w:val="single"/>
        </w:rPr>
        <w:t xml:space="preserve">          </w:t>
      </w:r>
      <w:r>
        <w:rPr>
          <w:rFonts w:eastAsia="黑体" w:hint="eastAsia"/>
          <w:sz w:val="32"/>
          <w:u w:val="single"/>
        </w:rPr>
        <w:t>机械工程学院</w:t>
      </w:r>
      <w:r>
        <w:rPr>
          <w:rFonts w:eastAsia="黑体" w:hint="eastAsia"/>
          <w:sz w:val="32"/>
          <w:u w:val="single"/>
        </w:rPr>
        <w:t xml:space="preserve">                   </w:t>
      </w:r>
    </w:p>
    <w:p w14:paraId="60EDF45D" w14:textId="77777777" w:rsidR="006E5FBD" w:rsidRDefault="006E5FBD">
      <w:pPr>
        <w:rPr>
          <w:rFonts w:eastAsia="黑体"/>
          <w:sz w:val="32"/>
          <w:u w:val="single"/>
        </w:rPr>
      </w:pPr>
      <w:r>
        <w:rPr>
          <w:rFonts w:eastAsia="黑体" w:hint="eastAsia"/>
          <w:sz w:val="32"/>
        </w:rPr>
        <w:t>专</w:t>
      </w:r>
      <w:r>
        <w:rPr>
          <w:rFonts w:eastAsia="黑体" w:hint="eastAsia"/>
          <w:sz w:val="32"/>
        </w:rPr>
        <w:t xml:space="preserve">            </w:t>
      </w:r>
      <w:r>
        <w:rPr>
          <w:rFonts w:eastAsia="黑体" w:hint="eastAsia"/>
          <w:sz w:val="32"/>
        </w:rPr>
        <w:t>业：</w:t>
      </w:r>
      <w:r>
        <w:rPr>
          <w:rFonts w:eastAsia="黑体" w:hint="eastAsia"/>
          <w:sz w:val="32"/>
          <w:u w:val="single"/>
        </w:rPr>
        <w:t xml:space="preserve">        </w:t>
      </w:r>
      <w:r>
        <w:rPr>
          <w:rFonts w:eastAsia="黑体" w:hint="eastAsia"/>
          <w:sz w:val="32"/>
          <w:u w:val="single"/>
        </w:rPr>
        <w:t>机械</w:t>
      </w:r>
      <w:r>
        <w:rPr>
          <w:rFonts w:eastAsia="黑体"/>
          <w:sz w:val="32"/>
          <w:u w:val="single"/>
        </w:rPr>
        <w:t>设计制造及其自动化</w:t>
      </w:r>
      <w:r>
        <w:rPr>
          <w:rFonts w:eastAsia="黑体" w:hint="eastAsia"/>
          <w:sz w:val="32"/>
          <w:u w:val="single"/>
        </w:rPr>
        <w:t xml:space="preserve">                       </w:t>
      </w:r>
    </w:p>
    <w:p w14:paraId="23C48E85" w14:textId="77777777" w:rsidR="006E5FBD" w:rsidRDefault="006E5FBD">
      <w:pPr>
        <w:rPr>
          <w:rFonts w:eastAsia="黑体"/>
          <w:sz w:val="32"/>
          <w:u w:val="single"/>
        </w:rPr>
      </w:pPr>
      <w:r>
        <w:rPr>
          <w:rFonts w:eastAsia="黑体" w:hint="eastAsia"/>
          <w:sz w:val="32"/>
        </w:rPr>
        <w:t>班</w:t>
      </w:r>
      <w:r>
        <w:rPr>
          <w:rFonts w:eastAsia="黑体" w:hint="eastAsia"/>
          <w:sz w:val="32"/>
        </w:rPr>
        <w:t xml:space="preserve">            </w:t>
      </w:r>
      <w:r>
        <w:rPr>
          <w:rFonts w:eastAsia="黑体" w:hint="eastAsia"/>
          <w:sz w:val="32"/>
        </w:rPr>
        <w:t>级：</w:t>
      </w:r>
      <w:r>
        <w:rPr>
          <w:rFonts w:eastAsia="黑体" w:hint="eastAsia"/>
          <w:sz w:val="32"/>
          <w:u w:val="single"/>
        </w:rPr>
        <w:t xml:space="preserve">                                           </w:t>
      </w:r>
    </w:p>
    <w:p w14:paraId="469C4C06" w14:textId="77777777" w:rsidR="006E5FBD" w:rsidRDefault="006E5FBD">
      <w:pPr>
        <w:rPr>
          <w:rFonts w:eastAsia="黑体"/>
          <w:sz w:val="32"/>
          <w:u w:val="single"/>
        </w:rPr>
      </w:pPr>
      <w:r>
        <w:rPr>
          <w:rFonts w:eastAsia="黑体" w:hint="eastAsia"/>
          <w:sz w:val="32"/>
        </w:rPr>
        <w:t>姓</w:t>
      </w:r>
      <w:r>
        <w:rPr>
          <w:rFonts w:eastAsia="黑体" w:hint="eastAsia"/>
          <w:sz w:val="32"/>
        </w:rPr>
        <w:t xml:space="preserve">            </w:t>
      </w:r>
      <w:r>
        <w:rPr>
          <w:rFonts w:eastAsia="黑体" w:hint="eastAsia"/>
          <w:sz w:val="32"/>
        </w:rPr>
        <w:t>名：</w:t>
      </w:r>
      <w:r>
        <w:rPr>
          <w:rFonts w:eastAsia="黑体" w:hint="eastAsia"/>
          <w:sz w:val="32"/>
          <w:u w:val="single"/>
        </w:rPr>
        <w:t xml:space="preserve">    </w:t>
      </w:r>
      <w:r w:rsidR="00A94A36">
        <w:rPr>
          <w:rFonts w:eastAsia="黑体" w:hint="eastAsia"/>
          <w:sz w:val="32"/>
          <w:u w:val="single"/>
        </w:rPr>
        <w:t>陈煜暄</w:t>
      </w:r>
      <w:r>
        <w:rPr>
          <w:rFonts w:eastAsia="黑体" w:hint="eastAsia"/>
          <w:sz w:val="32"/>
          <w:u w:val="single"/>
        </w:rPr>
        <w:t xml:space="preserve">    </w:t>
      </w: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</w:t>
      </w:r>
      <w:r>
        <w:rPr>
          <w:rFonts w:eastAsia="黑体" w:hint="eastAsia"/>
          <w:sz w:val="32"/>
        </w:rPr>
        <w:t>号</w:t>
      </w:r>
      <w:r>
        <w:rPr>
          <w:rFonts w:eastAsia="黑体" w:hint="eastAsia"/>
          <w:sz w:val="32"/>
          <w:u w:val="single"/>
        </w:rPr>
        <w:t xml:space="preserve"> </w:t>
      </w:r>
      <w:r w:rsidR="00A94A36">
        <w:rPr>
          <w:rFonts w:eastAsia="黑体" w:hint="eastAsia"/>
          <w:sz w:val="32"/>
          <w:u w:val="single"/>
        </w:rPr>
        <w:t>23414030110</w:t>
      </w:r>
      <w:r>
        <w:rPr>
          <w:rFonts w:eastAsia="黑体" w:hint="eastAsia"/>
          <w:sz w:val="32"/>
          <w:u w:val="single"/>
        </w:rPr>
        <w:t xml:space="preserve">               </w:t>
      </w:r>
    </w:p>
    <w:p w14:paraId="751D557F" w14:textId="77777777" w:rsidR="006E5FBD" w:rsidRDefault="006E5FBD">
      <w:pPr>
        <w:rPr>
          <w:rFonts w:eastAsia="黑体"/>
          <w:sz w:val="32"/>
          <w:u w:val="single"/>
        </w:rPr>
      </w:pPr>
      <w:r>
        <w:rPr>
          <w:rFonts w:eastAsia="黑体" w:hint="eastAsia"/>
          <w:sz w:val="32"/>
        </w:rPr>
        <w:t>指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导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教</w:t>
      </w:r>
      <w:r>
        <w:rPr>
          <w:rFonts w:eastAsia="黑体" w:hint="eastAsia"/>
          <w:sz w:val="32"/>
        </w:rPr>
        <w:t xml:space="preserve">  </w:t>
      </w:r>
      <w:r>
        <w:rPr>
          <w:rFonts w:eastAsia="黑体" w:hint="eastAsia"/>
          <w:sz w:val="32"/>
        </w:rPr>
        <w:t>师：</w:t>
      </w:r>
      <w:r>
        <w:rPr>
          <w:rFonts w:eastAsia="黑体" w:hint="eastAsia"/>
          <w:sz w:val="32"/>
          <w:u w:val="single"/>
        </w:rPr>
        <w:t xml:space="preserve">    </w:t>
      </w:r>
      <w:r w:rsidR="00A94A36">
        <w:rPr>
          <w:rFonts w:eastAsia="黑体" w:hint="eastAsia"/>
          <w:sz w:val="32"/>
          <w:u w:val="single"/>
        </w:rPr>
        <w:t>张海运</w:t>
      </w:r>
      <w:r>
        <w:rPr>
          <w:rFonts w:eastAsia="黑体" w:hint="eastAsia"/>
          <w:sz w:val="32"/>
          <w:u w:val="single"/>
        </w:rPr>
        <w:t xml:space="preserve">                              </w:t>
      </w:r>
    </w:p>
    <w:p w14:paraId="0165E8BE" w14:textId="77777777" w:rsidR="006E5FBD" w:rsidRDefault="006E5FBD">
      <w:pPr>
        <w:rPr>
          <w:rFonts w:eastAsia="黑体"/>
          <w:sz w:val="32"/>
          <w:u w:val="single"/>
        </w:rPr>
      </w:pPr>
    </w:p>
    <w:p w14:paraId="3D9E8163" w14:textId="7B51EEDD" w:rsidR="006E5FBD" w:rsidRDefault="006E5FBD"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>定稿日期：</w:t>
      </w:r>
      <w:r>
        <w:rPr>
          <w:rFonts w:eastAsia="黑体" w:hint="eastAsia"/>
          <w:sz w:val="32"/>
        </w:rPr>
        <w:t xml:space="preserve">    20</w:t>
      </w:r>
      <w:r>
        <w:rPr>
          <w:rFonts w:eastAsia="黑体"/>
          <w:sz w:val="32"/>
        </w:rPr>
        <w:t>21</w:t>
      </w:r>
      <w:r>
        <w:rPr>
          <w:rFonts w:eastAsia="黑体" w:hint="eastAsia"/>
          <w:sz w:val="32"/>
        </w:rPr>
        <w:t>年</w:t>
      </w:r>
      <w:r>
        <w:rPr>
          <w:rFonts w:eastAsia="黑体" w:hint="eastAsia"/>
          <w:sz w:val="32"/>
        </w:rPr>
        <w:t xml:space="preserve">  </w:t>
      </w:r>
      <w:r>
        <w:rPr>
          <w:rFonts w:eastAsia="黑体"/>
          <w:sz w:val="32"/>
        </w:rPr>
        <w:t xml:space="preserve"> </w:t>
      </w:r>
      <w:r>
        <w:rPr>
          <w:rFonts w:eastAsia="黑体" w:hint="eastAsia"/>
          <w:sz w:val="32"/>
        </w:rPr>
        <w:t xml:space="preserve"> </w:t>
      </w:r>
      <w:r w:rsidR="00C74D71">
        <w:rPr>
          <w:rFonts w:eastAsia="黑体" w:hint="eastAsia"/>
          <w:sz w:val="32"/>
        </w:rPr>
        <w:t>12</w:t>
      </w:r>
      <w:r>
        <w:rPr>
          <w:rFonts w:eastAsia="黑体" w:hint="eastAsia"/>
          <w:sz w:val="32"/>
        </w:rPr>
        <w:t>月</w:t>
      </w:r>
      <w:r>
        <w:rPr>
          <w:rFonts w:eastAsia="黑体" w:hint="eastAsia"/>
          <w:sz w:val="32"/>
        </w:rPr>
        <w:t xml:space="preserve">   </w:t>
      </w:r>
      <w:r w:rsidR="00C74D71">
        <w:rPr>
          <w:rFonts w:eastAsia="黑体" w:hint="eastAsia"/>
          <w:sz w:val="32"/>
        </w:rPr>
        <w:t>26</w:t>
      </w:r>
      <w:r>
        <w:rPr>
          <w:rFonts w:eastAsia="黑体" w:hint="eastAsia"/>
          <w:sz w:val="32"/>
        </w:rPr>
        <w:t>日</w:t>
      </w:r>
    </w:p>
    <w:p w14:paraId="04D68DEF" w14:textId="77777777" w:rsidR="00A94A36" w:rsidRPr="00A94A36" w:rsidRDefault="00A94A36" w:rsidP="00A94A36">
      <w:pPr>
        <w:rPr>
          <w:b/>
          <w:bCs/>
          <w:sz w:val="32"/>
          <w:szCs w:val="32"/>
        </w:rPr>
      </w:pPr>
      <w:r w:rsidRPr="00A94A36">
        <w:rPr>
          <w:rFonts w:hint="eastAsia"/>
          <w:b/>
          <w:bCs/>
          <w:sz w:val="32"/>
          <w:szCs w:val="32"/>
        </w:rPr>
        <w:lastRenderedPageBreak/>
        <w:t>1</w:t>
      </w:r>
      <w:r w:rsidRPr="00A94A36">
        <w:rPr>
          <w:rFonts w:hint="eastAsia"/>
          <w:b/>
          <w:bCs/>
          <w:sz w:val="32"/>
          <w:szCs w:val="32"/>
        </w:rPr>
        <w:t>．传动方案的分析与拟定</w:t>
      </w:r>
    </w:p>
    <w:p w14:paraId="360FB608" w14:textId="77777777" w:rsidR="00A94A36" w:rsidRPr="00A94A36" w:rsidRDefault="00A94A36" w:rsidP="00A94A36">
      <w:pPr>
        <w:rPr>
          <w:b/>
          <w:bCs/>
          <w:sz w:val="28"/>
          <w:szCs w:val="28"/>
        </w:rPr>
      </w:pPr>
      <w:r w:rsidRPr="00A94A36">
        <w:rPr>
          <w:rFonts w:hint="eastAsia"/>
          <w:b/>
          <w:bCs/>
          <w:sz w:val="28"/>
          <w:szCs w:val="28"/>
        </w:rPr>
        <w:t>1.1</w:t>
      </w:r>
      <w:r w:rsidRPr="00A94A36">
        <w:rPr>
          <w:rFonts w:hint="eastAsia"/>
          <w:b/>
          <w:bCs/>
          <w:sz w:val="28"/>
          <w:szCs w:val="28"/>
        </w:rPr>
        <w:t>机械设计原理图如下所示</w:t>
      </w:r>
    </w:p>
    <w:p w14:paraId="13C73131" w14:textId="77777777" w:rsidR="00A94A36" w:rsidRPr="00A94A36" w:rsidRDefault="00A94A36" w:rsidP="00A94A36">
      <w:r w:rsidRPr="00A94A36">
        <w:rPr>
          <w:rFonts w:hint="eastAsia"/>
        </w:rPr>
        <w:t>底部电动机作为动力源输出高速转动，先通过带传动（利用其缓冲吸振特性）传递至第一级齿轮减速器，经减速增扭后，再通过中间传动件（带或齿轮）传递到第二级齿轮减速器进一步减速增扭，最终驱动顶部的输送机卷筒运转，从而实现输送带的平稳传动；整套方案通过</w:t>
      </w:r>
      <w:r w:rsidRPr="00A94A36">
        <w:rPr>
          <w:rFonts w:hint="eastAsia"/>
        </w:rPr>
        <w:t xml:space="preserve"> </w:t>
      </w:r>
      <w:r w:rsidRPr="00A94A36">
        <w:rPr>
          <w:rFonts w:hint="eastAsia"/>
        </w:rPr>
        <w:t>“带传动</w:t>
      </w:r>
      <w:r w:rsidRPr="00A94A36">
        <w:rPr>
          <w:rFonts w:hint="eastAsia"/>
        </w:rPr>
        <w:t xml:space="preserve"> + </w:t>
      </w:r>
      <w:r w:rsidRPr="00A94A36">
        <w:rPr>
          <w:rFonts w:hint="eastAsia"/>
        </w:rPr>
        <w:t>两级齿轮减速”</w:t>
      </w:r>
      <w:r w:rsidRPr="00A94A36">
        <w:rPr>
          <w:rFonts w:hint="eastAsia"/>
        </w:rPr>
        <w:t xml:space="preserve"> </w:t>
      </w:r>
      <w:r w:rsidRPr="00A94A36">
        <w:rPr>
          <w:rFonts w:hint="eastAsia"/>
        </w:rPr>
        <w:t>的组合，既适配空载启动、粉尘环境的工况，也能满足胶带输送机低转速、大扭矩的工作需求。</w:t>
      </w:r>
    </w:p>
    <w:p w14:paraId="14AD58FC" w14:textId="77244A41" w:rsidR="00276888" w:rsidRPr="00030F90" w:rsidRDefault="00276888" w:rsidP="00276888">
      <w:pPr>
        <w:spacing w:line="360" w:lineRule="auto"/>
        <w:rPr>
          <w:sz w:val="24"/>
        </w:rPr>
      </w:pPr>
      <w:r w:rsidRPr="00030F90">
        <w:rPr>
          <w:rFonts w:hint="eastAsia"/>
          <w:b/>
          <w:sz w:val="24"/>
        </w:rPr>
        <w:t>设计数据</w:t>
      </w:r>
      <w:r w:rsidRPr="00030F90">
        <w:rPr>
          <w:rFonts w:hint="eastAsia"/>
          <w:sz w:val="24"/>
        </w:rPr>
        <w:t xml:space="preserve"> </w:t>
      </w:r>
    </w:p>
    <w:tbl>
      <w:tblPr>
        <w:tblW w:w="8940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65"/>
        <w:gridCol w:w="2353"/>
        <w:gridCol w:w="2353"/>
        <w:gridCol w:w="1769"/>
      </w:tblGrid>
      <w:tr w:rsidR="00276888" w:rsidRPr="00475E0E" w14:paraId="1F003079" w14:textId="77777777" w:rsidTr="0020304A">
        <w:trPr>
          <w:trHeight w:val="589"/>
        </w:trPr>
        <w:tc>
          <w:tcPr>
            <w:tcW w:w="2465" w:type="dxa"/>
            <w:vAlign w:val="center"/>
          </w:tcPr>
          <w:p w14:paraId="593B79F6" w14:textId="77777777" w:rsidR="00276888" w:rsidRPr="00475E0E" w:rsidRDefault="00276888" w:rsidP="0020304A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475E0E">
              <w:rPr>
                <w:rFonts w:hint="eastAsia"/>
                <w:sz w:val="24"/>
              </w:rPr>
              <w:t>输送带工作拉力</w:t>
            </w:r>
            <w:r w:rsidRPr="00475E0E">
              <w:rPr>
                <w:rFonts w:ascii="Calibri" w:hAnsi="Calibri"/>
                <w:color w:val="000000"/>
                <w:sz w:val="24"/>
              </w:rPr>
              <w:t>F(N)</w:t>
            </w:r>
          </w:p>
        </w:tc>
        <w:tc>
          <w:tcPr>
            <w:tcW w:w="2353" w:type="dxa"/>
            <w:vAlign w:val="center"/>
          </w:tcPr>
          <w:p w14:paraId="59C2B7F8" w14:textId="77777777" w:rsidR="00276888" w:rsidRPr="00475E0E" w:rsidRDefault="00276888" w:rsidP="0020304A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475E0E">
              <w:rPr>
                <w:rFonts w:hint="eastAsia"/>
                <w:sz w:val="24"/>
              </w:rPr>
              <w:t>输送带速度</w:t>
            </w:r>
            <w:r w:rsidRPr="00475E0E">
              <w:rPr>
                <w:rFonts w:ascii="Calibri" w:hAnsi="Calibri"/>
                <w:color w:val="000000"/>
                <w:sz w:val="24"/>
              </w:rPr>
              <w:t>v(m/s)</w:t>
            </w:r>
            <w:r w:rsidRPr="00475E0E">
              <w:rPr>
                <w:rFonts w:hint="eastAsia"/>
                <w:color w:val="000000"/>
                <w:sz w:val="24"/>
              </w:rPr>
              <w:t xml:space="preserve"> </w:t>
            </w:r>
          </w:p>
        </w:tc>
        <w:tc>
          <w:tcPr>
            <w:tcW w:w="2353" w:type="dxa"/>
            <w:vAlign w:val="center"/>
          </w:tcPr>
          <w:p w14:paraId="1E188AA0" w14:textId="77777777" w:rsidR="00276888" w:rsidRPr="00475E0E" w:rsidRDefault="00276888" w:rsidP="0020304A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475E0E">
              <w:rPr>
                <w:rFonts w:hint="eastAsia"/>
                <w:sz w:val="24"/>
              </w:rPr>
              <w:t>卷筒直径</w:t>
            </w:r>
            <w:r w:rsidRPr="00475E0E">
              <w:rPr>
                <w:rFonts w:ascii="Calibri" w:hAnsi="Calibri"/>
                <w:color w:val="000000"/>
                <w:sz w:val="24"/>
              </w:rPr>
              <w:t>D(mm)</w:t>
            </w:r>
            <w:r w:rsidRPr="00475E0E">
              <w:rPr>
                <w:rFonts w:hint="eastAsia"/>
                <w:color w:val="000000"/>
                <w:sz w:val="24"/>
              </w:rPr>
              <w:t xml:space="preserve"> </w:t>
            </w:r>
          </w:p>
        </w:tc>
        <w:tc>
          <w:tcPr>
            <w:tcW w:w="1769" w:type="dxa"/>
            <w:vAlign w:val="center"/>
          </w:tcPr>
          <w:p w14:paraId="2E8AD453" w14:textId="77777777" w:rsidR="00276888" w:rsidRPr="00475E0E" w:rsidRDefault="00276888" w:rsidP="0020304A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475E0E">
              <w:rPr>
                <w:rFonts w:hint="eastAsia"/>
                <w:sz w:val="24"/>
              </w:rPr>
              <w:t>方案类型</w:t>
            </w:r>
          </w:p>
        </w:tc>
      </w:tr>
      <w:tr w:rsidR="00276888" w:rsidRPr="00475E0E" w14:paraId="5D2BB804" w14:textId="77777777" w:rsidTr="0020304A">
        <w:trPr>
          <w:trHeight w:val="200"/>
        </w:trPr>
        <w:tc>
          <w:tcPr>
            <w:tcW w:w="2465" w:type="dxa"/>
          </w:tcPr>
          <w:p w14:paraId="65504DE6" w14:textId="77777777" w:rsidR="00276888" w:rsidRPr="00475E0E" w:rsidRDefault="00276888" w:rsidP="0020304A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2000N</w:t>
            </w:r>
          </w:p>
        </w:tc>
        <w:tc>
          <w:tcPr>
            <w:tcW w:w="2353" w:type="dxa"/>
          </w:tcPr>
          <w:p w14:paraId="54C95662" w14:textId="77777777" w:rsidR="00276888" w:rsidRPr="00475E0E" w:rsidRDefault="00276888" w:rsidP="0020304A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1.3m/s</w:t>
            </w:r>
          </w:p>
        </w:tc>
        <w:tc>
          <w:tcPr>
            <w:tcW w:w="2353" w:type="dxa"/>
          </w:tcPr>
          <w:p w14:paraId="4B03C1AC" w14:textId="77777777" w:rsidR="00276888" w:rsidRPr="00475E0E" w:rsidRDefault="00276888" w:rsidP="0020304A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180mm</w:t>
            </w:r>
          </w:p>
        </w:tc>
        <w:tc>
          <w:tcPr>
            <w:tcW w:w="1769" w:type="dxa"/>
          </w:tcPr>
          <w:p w14:paraId="6A29B5AE" w14:textId="77777777" w:rsidR="00276888" w:rsidRPr="00374EC7" w:rsidRDefault="00276888" w:rsidP="0020304A">
            <w:pPr>
              <w:spacing w:line="220" w:lineRule="exact"/>
              <w:rPr>
                <w:rFonts w:ascii="等线 Light" w:eastAsia="等线 Light" w:hAnsi="等线 Light" w:hint="eastAsia"/>
                <w:sz w:val="24"/>
              </w:rPr>
            </w:pPr>
            <w:r w:rsidRPr="00374EC7">
              <w:rPr>
                <w:rFonts w:ascii="等线 Light" w:eastAsia="等线 Light" w:hAnsi="等线 Light"/>
                <w:b/>
                <w:bCs/>
                <w:sz w:val="24"/>
              </w:rPr>
              <w:t>电动机 + V 带传动 + 单级圆柱齿轮减速器 + 卷筒</w:t>
            </w:r>
          </w:p>
        </w:tc>
      </w:tr>
    </w:tbl>
    <w:p w14:paraId="5BB6E7EF" w14:textId="350FA5DB" w:rsidR="00A94A36" w:rsidRPr="006E2775" w:rsidRDefault="006E2775" w:rsidP="00A94A36">
      <w:pPr>
        <w:rPr>
          <w:b/>
          <w:bCs/>
          <w:sz w:val="30"/>
          <w:szCs w:val="30"/>
        </w:rPr>
      </w:pPr>
      <w:r w:rsidRPr="006E2775">
        <w:rPr>
          <w:rFonts w:hint="eastAsia"/>
          <w:b/>
          <w:bCs/>
          <w:sz w:val="30"/>
          <w:szCs w:val="30"/>
        </w:rPr>
        <w:t>预期寿命</w:t>
      </w:r>
      <w:r w:rsidRPr="006E2775">
        <w:rPr>
          <w:rFonts w:hint="eastAsia"/>
          <w:b/>
          <w:bCs/>
          <w:sz w:val="30"/>
          <w:szCs w:val="30"/>
        </w:rPr>
        <w:t>15</w:t>
      </w:r>
      <w:r w:rsidRPr="006E2775">
        <w:rPr>
          <w:rFonts w:hint="eastAsia"/>
          <w:b/>
          <w:bCs/>
          <w:sz w:val="30"/>
          <w:szCs w:val="30"/>
        </w:rPr>
        <w:t>年</w:t>
      </w:r>
    </w:p>
    <w:p w14:paraId="12ECB270" w14:textId="77777777" w:rsidR="00A94A36" w:rsidRPr="00A94A36" w:rsidRDefault="00A94A36" w:rsidP="00A94A36">
      <w:pPr>
        <w:rPr>
          <w:b/>
          <w:bCs/>
          <w:sz w:val="28"/>
          <w:szCs w:val="28"/>
        </w:rPr>
      </w:pPr>
      <w:r w:rsidRPr="00A94A36">
        <w:rPr>
          <w:rFonts w:hint="eastAsia"/>
          <w:b/>
          <w:bCs/>
          <w:sz w:val="28"/>
          <w:szCs w:val="28"/>
        </w:rPr>
        <w:t>1.2</w:t>
      </w:r>
      <w:r w:rsidRPr="00A94A36">
        <w:rPr>
          <w:rFonts w:hint="eastAsia"/>
          <w:b/>
          <w:bCs/>
          <w:sz w:val="28"/>
          <w:szCs w:val="28"/>
        </w:rPr>
        <w:t>体积与零件数量</w:t>
      </w:r>
    </w:p>
    <w:p w14:paraId="1D863AC5" w14:textId="77777777" w:rsidR="00A94A36" w:rsidRPr="00A94A36" w:rsidRDefault="00A94A36" w:rsidP="00A94A36">
      <w:pPr>
        <w:rPr>
          <w:b/>
          <w:bCs/>
          <w:sz w:val="24"/>
        </w:rPr>
      </w:pPr>
      <w:r w:rsidRPr="00A94A36">
        <w:rPr>
          <w:rFonts w:hint="eastAsia"/>
          <w:b/>
          <w:bCs/>
          <w:sz w:val="24"/>
        </w:rPr>
        <w:t>1.2.1</w:t>
      </w:r>
      <w:r w:rsidRPr="00A94A36">
        <w:rPr>
          <w:rFonts w:hint="eastAsia"/>
          <w:b/>
          <w:bCs/>
          <w:sz w:val="24"/>
        </w:rPr>
        <w:t>体积</w:t>
      </w:r>
    </w:p>
    <w:p w14:paraId="4189675E" w14:textId="77777777" w:rsidR="00A94A36" w:rsidRPr="00A94A36" w:rsidRDefault="00A94A36" w:rsidP="00A94A36">
      <w:r w:rsidRPr="00A94A36">
        <w:rPr>
          <w:rFonts w:hint="eastAsia"/>
        </w:rPr>
        <w:t>•优势：同轴式布局（输入</w:t>
      </w:r>
      <w:r w:rsidRPr="00A94A36">
        <w:rPr>
          <w:rFonts w:hint="eastAsia"/>
        </w:rPr>
        <w:t xml:space="preserve"> / </w:t>
      </w:r>
      <w:r w:rsidRPr="00A94A36">
        <w:rPr>
          <w:rFonts w:hint="eastAsia"/>
        </w:rPr>
        <w:t>输出轴共线）的横向空间比直角轴式减速器减少</w:t>
      </w:r>
      <w:r w:rsidRPr="00A94A36">
        <w:rPr>
          <w:rFonts w:hint="eastAsia"/>
        </w:rPr>
        <w:t>50%</w:t>
      </w:r>
      <w:r w:rsidRPr="00A94A36">
        <w:rPr>
          <w:rFonts w:hint="eastAsia"/>
        </w:rPr>
        <w:t>，轴向紧凑延伸（如</w:t>
      </w:r>
      <w:r w:rsidRPr="00A94A36">
        <w:rPr>
          <w:rFonts w:hint="eastAsia"/>
        </w:rPr>
        <w:t xml:space="preserve"> BG </w:t>
      </w:r>
      <w:r w:rsidRPr="00A94A36">
        <w:rPr>
          <w:rFonts w:hint="eastAsia"/>
        </w:rPr>
        <w:t>系列同轴减速电机呈圆柱形），适合狭长型设备（如流水线、立式搅拌罐）。</w:t>
      </w:r>
    </w:p>
    <w:p w14:paraId="4F4F45C8" w14:textId="77777777" w:rsidR="00A94A36" w:rsidRPr="00A94A36" w:rsidRDefault="00A94A36" w:rsidP="00A94A36">
      <w:r w:rsidRPr="00A94A36">
        <w:rPr>
          <w:rFonts w:hint="eastAsia"/>
        </w:rPr>
        <w:t>•对比：若采用非同轴的展开式齿轮传动，径向尺寸会增加</w:t>
      </w:r>
      <w:r w:rsidRPr="00A94A36">
        <w:rPr>
          <w:rFonts w:hint="eastAsia"/>
        </w:rPr>
        <w:t xml:space="preserve"> 30%~40%</w:t>
      </w:r>
      <w:r w:rsidRPr="00A94A36">
        <w:rPr>
          <w:rFonts w:hint="eastAsia"/>
        </w:rPr>
        <w:t>；若用行星齿轮传动，体积可再减小</w:t>
      </w:r>
      <w:r w:rsidRPr="00A94A36">
        <w:rPr>
          <w:rFonts w:hint="eastAsia"/>
        </w:rPr>
        <w:t xml:space="preserve"> 15%</w:t>
      </w:r>
      <w:r w:rsidRPr="00A94A36">
        <w:rPr>
          <w:rFonts w:hint="eastAsia"/>
        </w:rPr>
        <w:t>，但成本更高。</w:t>
      </w:r>
    </w:p>
    <w:p w14:paraId="2F34F22F" w14:textId="77777777" w:rsidR="00A94A36" w:rsidRPr="00A94A36" w:rsidRDefault="00A94A36" w:rsidP="00A94A36">
      <w:pPr>
        <w:rPr>
          <w:b/>
          <w:bCs/>
          <w:sz w:val="24"/>
        </w:rPr>
      </w:pPr>
      <w:r w:rsidRPr="00A94A36">
        <w:rPr>
          <w:rFonts w:hint="eastAsia"/>
          <w:b/>
          <w:bCs/>
          <w:sz w:val="24"/>
        </w:rPr>
        <w:t>1.2.2</w:t>
      </w:r>
      <w:r w:rsidRPr="00A94A36">
        <w:rPr>
          <w:rFonts w:hint="eastAsia"/>
          <w:b/>
          <w:bCs/>
          <w:sz w:val="24"/>
        </w:rPr>
        <w:t>零件数量</w:t>
      </w:r>
    </w:p>
    <w:p w14:paraId="1D3BB777" w14:textId="77777777" w:rsidR="00A94A36" w:rsidRPr="00A94A36" w:rsidRDefault="00A94A36" w:rsidP="00A94A36">
      <w:r w:rsidRPr="00A94A36">
        <w:rPr>
          <w:rFonts w:hint="eastAsia"/>
        </w:rPr>
        <w:t>•核心零件：以二级同轴减速器为例，主要零件包括</w:t>
      </w:r>
      <w:r w:rsidRPr="00A94A36">
        <w:rPr>
          <w:rFonts w:hint="eastAsia"/>
        </w:rPr>
        <w:t xml:space="preserve">2 </w:t>
      </w:r>
      <w:r w:rsidRPr="00A94A36">
        <w:rPr>
          <w:rFonts w:hint="eastAsia"/>
        </w:rPr>
        <w:t>组齿轮（</w:t>
      </w:r>
      <w:r w:rsidRPr="00A94A36">
        <w:rPr>
          <w:rFonts w:hint="eastAsia"/>
        </w:rPr>
        <w:t xml:space="preserve">4 </w:t>
      </w:r>
      <w:r w:rsidRPr="00A94A36">
        <w:rPr>
          <w:rFonts w:hint="eastAsia"/>
        </w:rPr>
        <w:t>个齿轮）、</w:t>
      </w:r>
      <w:r w:rsidRPr="00A94A36">
        <w:rPr>
          <w:rFonts w:hint="eastAsia"/>
        </w:rPr>
        <w:t xml:space="preserve">2 </w:t>
      </w:r>
      <w:r w:rsidRPr="00A94A36">
        <w:rPr>
          <w:rFonts w:hint="eastAsia"/>
        </w:rPr>
        <w:t>根轴、</w:t>
      </w:r>
      <w:r w:rsidRPr="00A94A36">
        <w:rPr>
          <w:rFonts w:hint="eastAsia"/>
        </w:rPr>
        <w:t xml:space="preserve">4~6 </w:t>
      </w:r>
      <w:r w:rsidRPr="00A94A36">
        <w:rPr>
          <w:rFonts w:hint="eastAsia"/>
        </w:rPr>
        <w:t>个轴承、</w:t>
      </w:r>
      <w:r w:rsidRPr="00A94A36">
        <w:rPr>
          <w:rFonts w:hint="eastAsia"/>
        </w:rPr>
        <w:t xml:space="preserve">1 </w:t>
      </w:r>
      <w:r w:rsidRPr="00A94A36">
        <w:rPr>
          <w:rFonts w:hint="eastAsia"/>
        </w:rPr>
        <w:t>个壳体，无额外转接件（如联轴器、换向器），比非同轴方案少</w:t>
      </w:r>
      <w:r w:rsidRPr="00A94A36">
        <w:rPr>
          <w:rFonts w:hint="eastAsia"/>
        </w:rPr>
        <w:t xml:space="preserve">20%~30% </w:t>
      </w:r>
      <w:r w:rsidRPr="00A94A36">
        <w:rPr>
          <w:rFonts w:hint="eastAsia"/>
        </w:rPr>
        <w:t>的零件。</w:t>
      </w:r>
    </w:p>
    <w:p w14:paraId="16FA0129" w14:textId="77777777" w:rsidR="00A94A36" w:rsidRDefault="00A94A36" w:rsidP="00A94A36">
      <w:r w:rsidRPr="00A94A36">
        <w:rPr>
          <w:rFonts w:hint="eastAsia"/>
        </w:rPr>
        <w:t>•劣势：每增加一级减速，需多</w:t>
      </w:r>
      <w:r w:rsidRPr="00A94A36">
        <w:rPr>
          <w:rFonts w:hint="eastAsia"/>
        </w:rPr>
        <w:t xml:space="preserve"> 1 </w:t>
      </w:r>
      <w:r w:rsidRPr="00A94A36">
        <w:rPr>
          <w:rFonts w:hint="eastAsia"/>
        </w:rPr>
        <w:t>组齿轮、</w:t>
      </w:r>
      <w:r w:rsidRPr="00A94A36">
        <w:rPr>
          <w:rFonts w:hint="eastAsia"/>
        </w:rPr>
        <w:t xml:space="preserve">1 </w:t>
      </w:r>
      <w:r w:rsidRPr="00A94A36">
        <w:rPr>
          <w:rFonts w:hint="eastAsia"/>
        </w:rPr>
        <w:t>根轴和</w:t>
      </w:r>
      <w:r w:rsidRPr="00A94A36">
        <w:rPr>
          <w:rFonts w:hint="eastAsia"/>
        </w:rPr>
        <w:t xml:space="preserve"> 2 </w:t>
      </w:r>
      <w:r w:rsidRPr="00A94A36">
        <w:rPr>
          <w:rFonts w:hint="eastAsia"/>
        </w:rPr>
        <w:t>个轴承，三级减速器的零件数会比二级增加约</w:t>
      </w:r>
      <w:r w:rsidRPr="00A94A36">
        <w:rPr>
          <w:rFonts w:hint="eastAsia"/>
        </w:rPr>
        <w:t xml:space="preserve"> 40%</w:t>
      </w:r>
      <w:r w:rsidRPr="00A94A36">
        <w:rPr>
          <w:rFonts w:hint="eastAsia"/>
        </w:rPr>
        <w:t>。</w:t>
      </w:r>
    </w:p>
    <w:p w14:paraId="100B4CD3" w14:textId="77777777" w:rsidR="00A94A36" w:rsidRPr="00A94A36" w:rsidRDefault="00A94A36" w:rsidP="00A94A36">
      <w:pPr>
        <w:rPr>
          <w:b/>
          <w:bCs/>
          <w:sz w:val="28"/>
          <w:szCs w:val="28"/>
        </w:rPr>
      </w:pPr>
      <w:r w:rsidRPr="00A94A36">
        <w:rPr>
          <w:rFonts w:hint="eastAsia"/>
          <w:b/>
          <w:bCs/>
          <w:sz w:val="28"/>
          <w:szCs w:val="28"/>
        </w:rPr>
        <w:t>1.3</w:t>
      </w:r>
      <w:r w:rsidRPr="00A94A36">
        <w:rPr>
          <w:rFonts w:hint="eastAsia"/>
          <w:b/>
          <w:bCs/>
          <w:sz w:val="28"/>
          <w:szCs w:val="28"/>
        </w:rPr>
        <w:t>加工装配的工艺性</w:t>
      </w:r>
    </w:p>
    <w:p w14:paraId="1C8F06B5" w14:textId="77777777" w:rsidR="00A94A36" w:rsidRPr="00A94A36" w:rsidRDefault="00A94A36" w:rsidP="00A94A36">
      <w:pPr>
        <w:rPr>
          <w:b/>
          <w:bCs/>
          <w:sz w:val="24"/>
        </w:rPr>
      </w:pPr>
      <w:r w:rsidRPr="00A94A36">
        <w:rPr>
          <w:rFonts w:hint="eastAsia"/>
          <w:b/>
          <w:bCs/>
          <w:sz w:val="24"/>
        </w:rPr>
        <w:t>1.3.1</w:t>
      </w:r>
      <w:r w:rsidRPr="00A94A36">
        <w:rPr>
          <w:rFonts w:hint="eastAsia"/>
          <w:b/>
          <w:bCs/>
          <w:sz w:val="24"/>
        </w:rPr>
        <w:t>加工难度</w:t>
      </w:r>
    </w:p>
    <w:p w14:paraId="36010F3E" w14:textId="77777777" w:rsidR="00A94A36" w:rsidRPr="00A94A36" w:rsidRDefault="00A94A36" w:rsidP="00A94A36">
      <w:r w:rsidRPr="00A94A36">
        <w:rPr>
          <w:rFonts w:hint="eastAsia"/>
        </w:rPr>
        <w:t>•齿轮加工：采用斜齿圆柱齿轮（滚齿</w:t>
      </w:r>
      <w:r w:rsidRPr="00A94A36">
        <w:rPr>
          <w:rFonts w:hint="eastAsia"/>
        </w:rPr>
        <w:t xml:space="preserve"> / </w:t>
      </w:r>
      <w:r w:rsidRPr="00A94A36">
        <w:rPr>
          <w:rFonts w:hint="eastAsia"/>
        </w:rPr>
        <w:t>插齿工艺），技术成熟，批量加工精度可达</w:t>
      </w:r>
      <w:r w:rsidRPr="00A94A36">
        <w:rPr>
          <w:rFonts w:hint="eastAsia"/>
        </w:rPr>
        <w:t xml:space="preserve"> GB/T 10095 </w:t>
      </w:r>
      <w:r w:rsidRPr="00A94A36">
        <w:rPr>
          <w:rFonts w:hint="eastAsia"/>
        </w:rPr>
        <w:t>的</w:t>
      </w:r>
      <w:r w:rsidRPr="00A94A36">
        <w:rPr>
          <w:rFonts w:hint="eastAsia"/>
        </w:rPr>
        <w:t xml:space="preserve"> 5~6 </w:t>
      </w:r>
      <w:r w:rsidRPr="00A94A36">
        <w:rPr>
          <w:rFonts w:hint="eastAsia"/>
        </w:rPr>
        <w:t>级（齿面粗糙度</w:t>
      </w:r>
      <w:r w:rsidRPr="00A94A36">
        <w:rPr>
          <w:rFonts w:hint="eastAsia"/>
        </w:rPr>
        <w:t xml:space="preserve"> Ra0.6</w:t>
      </w:r>
      <w:r w:rsidRPr="00A94A36">
        <w:rPr>
          <w:rFonts w:hint="eastAsia"/>
        </w:rPr>
        <w:t>μ</w:t>
      </w:r>
      <w:r w:rsidRPr="00A94A36">
        <w:rPr>
          <w:rFonts w:hint="eastAsia"/>
        </w:rPr>
        <w:t>m</w:t>
      </w:r>
      <w:r w:rsidRPr="00A94A36">
        <w:rPr>
          <w:rFonts w:hint="eastAsia"/>
        </w:rPr>
        <w:t>），比行星齿轮的内齿圈加工难度低</w:t>
      </w:r>
      <w:r w:rsidRPr="00A94A36">
        <w:rPr>
          <w:rFonts w:hint="eastAsia"/>
        </w:rPr>
        <w:t>60%</w:t>
      </w:r>
      <w:r w:rsidRPr="00A94A36">
        <w:rPr>
          <w:rFonts w:hint="eastAsia"/>
        </w:rPr>
        <w:t>。</w:t>
      </w:r>
    </w:p>
    <w:p w14:paraId="61B28DEB" w14:textId="77777777" w:rsidR="00A94A36" w:rsidRPr="00A94A36" w:rsidRDefault="00A94A36" w:rsidP="00A94A36">
      <w:r w:rsidRPr="00A94A36">
        <w:rPr>
          <w:rFonts w:hint="eastAsia"/>
        </w:rPr>
        <w:t>•壳体加工：同轴式壳体可一次装夹加工所有孔位（如差速器轴承孔与壳体一体铸造），同轴度控制在≤</w:t>
      </w:r>
      <w:r w:rsidRPr="00A94A36">
        <w:rPr>
          <w:rFonts w:hint="eastAsia"/>
        </w:rPr>
        <w:t>0.03mm</w:t>
      </w:r>
      <w:r w:rsidRPr="00A94A36">
        <w:rPr>
          <w:rFonts w:hint="eastAsia"/>
        </w:rPr>
        <w:t>，比偏轴式壳体的加工工序减少</w:t>
      </w:r>
      <w:r w:rsidRPr="00A94A36">
        <w:rPr>
          <w:rFonts w:hint="eastAsia"/>
        </w:rPr>
        <w:t xml:space="preserve"> 25%</w:t>
      </w:r>
      <w:r w:rsidRPr="00A94A36">
        <w:rPr>
          <w:rFonts w:hint="eastAsia"/>
        </w:rPr>
        <w:t>。</w:t>
      </w:r>
    </w:p>
    <w:p w14:paraId="19FB6CC1" w14:textId="77777777" w:rsidR="00A94A36" w:rsidRPr="00A94A36" w:rsidRDefault="00A94A36" w:rsidP="00A94A36">
      <w:pPr>
        <w:rPr>
          <w:b/>
          <w:bCs/>
          <w:sz w:val="24"/>
        </w:rPr>
      </w:pPr>
      <w:r w:rsidRPr="00A94A36">
        <w:rPr>
          <w:rFonts w:hint="eastAsia"/>
          <w:b/>
          <w:bCs/>
          <w:sz w:val="24"/>
        </w:rPr>
        <w:t>1.3.2</w:t>
      </w:r>
      <w:r w:rsidRPr="00A94A36">
        <w:rPr>
          <w:rFonts w:hint="eastAsia"/>
          <w:b/>
          <w:bCs/>
          <w:sz w:val="24"/>
        </w:rPr>
        <w:t>装配便捷性</w:t>
      </w:r>
    </w:p>
    <w:p w14:paraId="5D87EFAB" w14:textId="77777777" w:rsidR="00A94A36" w:rsidRPr="00A94A36" w:rsidRDefault="00A94A36" w:rsidP="00A94A36">
      <w:r w:rsidRPr="00A94A36">
        <w:rPr>
          <w:rFonts w:hint="eastAsia"/>
        </w:rPr>
        <w:t>•装配流程：通过</w:t>
      </w:r>
      <w:r w:rsidRPr="00A94A36">
        <w:rPr>
          <w:rFonts w:hint="eastAsia"/>
        </w:rPr>
        <w:t xml:space="preserve"> </w:t>
      </w:r>
      <w:r w:rsidRPr="00A94A36">
        <w:rPr>
          <w:rFonts w:hint="eastAsia"/>
        </w:rPr>
        <w:t>“半圆轴承盖</w:t>
      </w:r>
      <w:r w:rsidRPr="00A94A36">
        <w:rPr>
          <w:rFonts w:hint="eastAsia"/>
        </w:rPr>
        <w:t xml:space="preserve"> + </w:t>
      </w:r>
      <w:r w:rsidRPr="00A94A36">
        <w:rPr>
          <w:rFonts w:hint="eastAsia"/>
        </w:rPr>
        <w:t>螺栓连接”</w:t>
      </w:r>
      <w:r w:rsidRPr="00A94A36">
        <w:rPr>
          <w:rFonts w:hint="eastAsia"/>
        </w:rPr>
        <w:t xml:space="preserve"> </w:t>
      </w:r>
      <w:r w:rsidRPr="00A94A36">
        <w:rPr>
          <w:rFonts w:hint="eastAsia"/>
        </w:rPr>
        <w:t>结构，可直接装入齿轮和轴系，无需复杂对中调整，装配工时比非同轴方案减少</w:t>
      </w:r>
      <w:r w:rsidRPr="00A94A36">
        <w:rPr>
          <w:rFonts w:hint="eastAsia"/>
        </w:rPr>
        <w:t>30%</w:t>
      </w:r>
      <w:r w:rsidRPr="00A94A36">
        <w:rPr>
          <w:rFonts w:hint="eastAsia"/>
        </w:rPr>
        <w:t>。</w:t>
      </w:r>
    </w:p>
    <w:p w14:paraId="43025EDE" w14:textId="77777777" w:rsidR="00A94A36" w:rsidRPr="00A94A36" w:rsidRDefault="00A94A36" w:rsidP="00A94A36">
      <w:r w:rsidRPr="00A94A36">
        <w:rPr>
          <w:rFonts w:hint="eastAsia"/>
        </w:rPr>
        <w:t>•适配性：输出端带标准法兰，可直接对接工作机（如输送滚筒），无需额外转接机构，现场安装时间缩短</w:t>
      </w:r>
      <w:r w:rsidRPr="00A94A36">
        <w:rPr>
          <w:rFonts w:hint="eastAsia"/>
        </w:rPr>
        <w:t xml:space="preserve"> 50%</w:t>
      </w:r>
      <w:r w:rsidRPr="00A94A36">
        <w:rPr>
          <w:rFonts w:hint="eastAsia"/>
        </w:rPr>
        <w:t>。</w:t>
      </w:r>
    </w:p>
    <w:p w14:paraId="4CFE4C21" w14:textId="77777777" w:rsidR="00A94A36" w:rsidRPr="00A94A36" w:rsidRDefault="00A94A36" w:rsidP="00A94A36">
      <w:pPr>
        <w:rPr>
          <w:b/>
          <w:bCs/>
          <w:sz w:val="28"/>
          <w:szCs w:val="28"/>
        </w:rPr>
      </w:pPr>
      <w:r w:rsidRPr="00A94A36">
        <w:rPr>
          <w:rFonts w:hint="eastAsia"/>
          <w:b/>
          <w:bCs/>
          <w:sz w:val="28"/>
          <w:szCs w:val="28"/>
        </w:rPr>
        <w:t>1.4</w:t>
      </w:r>
      <w:r w:rsidRPr="00A94A36">
        <w:rPr>
          <w:rFonts w:hint="eastAsia"/>
          <w:b/>
          <w:bCs/>
          <w:sz w:val="28"/>
          <w:szCs w:val="28"/>
        </w:rPr>
        <w:t>生产成本</w:t>
      </w:r>
    </w:p>
    <w:p w14:paraId="52BB73E4" w14:textId="77777777" w:rsidR="00A94A36" w:rsidRPr="00A94A36" w:rsidRDefault="00A94A36" w:rsidP="00A94A36">
      <w:pPr>
        <w:rPr>
          <w:b/>
          <w:bCs/>
          <w:sz w:val="24"/>
        </w:rPr>
      </w:pPr>
      <w:r w:rsidRPr="00A94A36">
        <w:rPr>
          <w:rFonts w:hint="eastAsia"/>
          <w:b/>
          <w:bCs/>
          <w:sz w:val="24"/>
        </w:rPr>
        <w:t>1.4.1</w:t>
      </w:r>
      <w:r w:rsidRPr="00A94A36">
        <w:rPr>
          <w:rFonts w:hint="eastAsia"/>
          <w:b/>
          <w:bCs/>
          <w:sz w:val="24"/>
        </w:rPr>
        <w:t>材料消耗</w:t>
      </w:r>
    </w:p>
    <w:p w14:paraId="7C59CCDD" w14:textId="77777777" w:rsidR="00A94A36" w:rsidRPr="00A94A36" w:rsidRDefault="00A94A36" w:rsidP="00A94A36">
      <w:r w:rsidRPr="00A94A36">
        <w:rPr>
          <w:rFonts w:hint="eastAsia"/>
        </w:rPr>
        <w:t>•壳体材料：铸铁款（</w:t>
      </w:r>
      <w:r w:rsidRPr="00A94A36">
        <w:rPr>
          <w:rFonts w:hint="eastAsia"/>
        </w:rPr>
        <w:t>HT200</w:t>
      </w:r>
      <w:r w:rsidRPr="00A94A36">
        <w:rPr>
          <w:rFonts w:hint="eastAsia"/>
        </w:rPr>
        <w:t>）重量比非同轴壳体轻</w:t>
      </w:r>
      <w:r w:rsidRPr="00A94A36">
        <w:rPr>
          <w:rFonts w:hint="eastAsia"/>
        </w:rPr>
        <w:t xml:space="preserve"> 15%</w:t>
      </w:r>
      <w:r w:rsidRPr="00A94A36">
        <w:rPr>
          <w:rFonts w:hint="eastAsia"/>
        </w:rPr>
        <w:t>，铝合金款（</w:t>
      </w:r>
      <w:r w:rsidRPr="00A94A36">
        <w:rPr>
          <w:rFonts w:hint="eastAsia"/>
        </w:rPr>
        <w:t>ADC12</w:t>
      </w:r>
      <w:r w:rsidRPr="00A94A36">
        <w:rPr>
          <w:rFonts w:hint="eastAsia"/>
        </w:rPr>
        <w:t>）比铸铁轻</w:t>
      </w:r>
      <w:r w:rsidRPr="00A94A36">
        <w:rPr>
          <w:rFonts w:hint="eastAsia"/>
        </w:rPr>
        <w:t xml:space="preserve"> 40%</w:t>
      </w:r>
      <w:r w:rsidRPr="00A94A36">
        <w:rPr>
          <w:rFonts w:hint="eastAsia"/>
        </w:rPr>
        <w:t>；</w:t>
      </w:r>
      <w:r w:rsidRPr="00A94A36">
        <w:rPr>
          <w:rFonts w:hint="eastAsia"/>
        </w:rPr>
        <w:lastRenderedPageBreak/>
        <w:t>齿轮采用</w:t>
      </w:r>
      <w:r w:rsidRPr="00A94A36">
        <w:rPr>
          <w:rFonts w:hint="eastAsia"/>
        </w:rPr>
        <w:t xml:space="preserve"> 20CrMnTi</w:t>
      </w:r>
      <w:r w:rsidRPr="00A94A36">
        <w:rPr>
          <w:rFonts w:hint="eastAsia"/>
        </w:rPr>
        <w:t>（渗碳淬火），材料利用率比定制行星齿轮高</w:t>
      </w:r>
      <w:r w:rsidRPr="00A94A36">
        <w:rPr>
          <w:rFonts w:hint="eastAsia"/>
        </w:rPr>
        <w:t xml:space="preserve"> 20%</w:t>
      </w:r>
      <w:r w:rsidRPr="00A94A36">
        <w:rPr>
          <w:rFonts w:hint="eastAsia"/>
        </w:rPr>
        <w:t>。</w:t>
      </w:r>
    </w:p>
    <w:p w14:paraId="1C152EBA" w14:textId="77777777" w:rsidR="00A94A36" w:rsidRPr="00A94A36" w:rsidRDefault="00A94A36" w:rsidP="00A94A36">
      <w:r w:rsidRPr="00A94A36">
        <w:rPr>
          <w:rFonts w:hint="eastAsia"/>
        </w:rPr>
        <w:t>•对比：同扭矩下，同轴式减速器的材料成本比行星齿轮方案低</w:t>
      </w:r>
      <w:r w:rsidRPr="00A94A36">
        <w:rPr>
          <w:rFonts w:hint="eastAsia"/>
        </w:rPr>
        <w:t xml:space="preserve">50% </w:t>
      </w:r>
      <w:r w:rsidRPr="00A94A36">
        <w:rPr>
          <w:rFonts w:hint="eastAsia"/>
        </w:rPr>
        <w:t>以上。</w:t>
      </w:r>
    </w:p>
    <w:p w14:paraId="73AE5388" w14:textId="77777777" w:rsidR="00A94A36" w:rsidRPr="00A94A36" w:rsidRDefault="00A94A36" w:rsidP="00A94A36">
      <w:pPr>
        <w:rPr>
          <w:b/>
          <w:bCs/>
          <w:sz w:val="24"/>
        </w:rPr>
      </w:pPr>
      <w:r w:rsidRPr="00A94A36">
        <w:rPr>
          <w:rFonts w:hint="eastAsia"/>
          <w:b/>
          <w:bCs/>
          <w:sz w:val="24"/>
        </w:rPr>
        <w:t>1.4.2</w:t>
      </w:r>
      <w:r w:rsidRPr="00A94A36">
        <w:rPr>
          <w:rFonts w:hint="eastAsia"/>
          <w:b/>
          <w:bCs/>
          <w:sz w:val="24"/>
        </w:rPr>
        <w:t>加工工时与成本</w:t>
      </w:r>
    </w:p>
    <w:p w14:paraId="01C790EE" w14:textId="77777777" w:rsidR="00A94A36" w:rsidRPr="00A94A36" w:rsidRDefault="00A94A36" w:rsidP="00A94A36">
      <w:r w:rsidRPr="00A94A36">
        <w:rPr>
          <w:rFonts w:hint="eastAsia"/>
        </w:rPr>
        <w:t>•加工成本：滚齿</w:t>
      </w:r>
      <w:r w:rsidRPr="00A94A36">
        <w:rPr>
          <w:rFonts w:hint="eastAsia"/>
        </w:rPr>
        <w:t xml:space="preserve"> / </w:t>
      </w:r>
      <w:r w:rsidRPr="00A94A36">
        <w:rPr>
          <w:rFonts w:hint="eastAsia"/>
        </w:rPr>
        <w:t>插齿的单齿轮加工工时约</w:t>
      </w:r>
      <w:r w:rsidRPr="00A94A36">
        <w:rPr>
          <w:rFonts w:hint="eastAsia"/>
        </w:rPr>
        <w:t xml:space="preserve"> 0.5~1 </w:t>
      </w:r>
      <w:r w:rsidRPr="00A94A36">
        <w:rPr>
          <w:rFonts w:hint="eastAsia"/>
        </w:rPr>
        <w:t>小时，比磨齿工艺（高精度齿轮）节省</w:t>
      </w:r>
      <w:r w:rsidRPr="00A94A36">
        <w:rPr>
          <w:rFonts w:hint="eastAsia"/>
        </w:rPr>
        <w:t xml:space="preserve"> 60% </w:t>
      </w:r>
      <w:r w:rsidRPr="00A94A36">
        <w:rPr>
          <w:rFonts w:hint="eastAsia"/>
        </w:rPr>
        <w:t>工时；壳体加工工时比偏轴式减少</w:t>
      </w:r>
      <w:r w:rsidRPr="00A94A36">
        <w:rPr>
          <w:rFonts w:hint="eastAsia"/>
        </w:rPr>
        <w:t xml:space="preserve"> 25%</w:t>
      </w:r>
      <w:r w:rsidRPr="00A94A36">
        <w:rPr>
          <w:rFonts w:hint="eastAsia"/>
        </w:rPr>
        <w:t>，整体加工成本降低</w:t>
      </w:r>
      <w:r w:rsidRPr="00A94A36">
        <w:rPr>
          <w:rFonts w:hint="eastAsia"/>
        </w:rPr>
        <w:t>20%~30%</w:t>
      </w:r>
      <w:r w:rsidRPr="00A94A36">
        <w:rPr>
          <w:rFonts w:hint="eastAsia"/>
        </w:rPr>
        <w:t>。</w:t>
      </w:r>
    </w:p>
    <w:p w14:paraId="600FAC23" w14:textId="77777777" w:rsidR="00A94A36" w:rsidRPr="00A94A36" w:rsidRDefault="00A94A36" w:rsidP="00A94A36">
      <w:r w:rsidRPr="00A94A36">
        <w:rPr>
          <w:rFonts w:hint="eastAsia"/>
        </w:rPr>
        <w:t>•批量优势：圆柱齿轮的量产设备（滚齿机）普及率高，批量生产成本比行星齿轮低</w:t>
      </w:r>
      <w:r w:rsidRPr="00A94A36">
        <w:rPr>
          <w:rFonts w:hint="eastAsia"/>
        </w:rPr>
        <w:t xml:space="preserve"> 40%</w:t>
      </w:r>
      <w:r w:rsidRPr="00A94A36">
        <w:rPr>
          <w:rFonts w:hint="eastAsia"/>
        </w:rPr>
        <w:t>。</w:t>
      </w:r>
    </w:p>
    <w:p w14:paraId="544BA4F7" w14:textId="77777777" w:rsidR="00A94A36" w:rsidRPr="00A94A36" w:rsidRDefault="00A94A36" w:rsidP="00A94A36">
      <w:r w:rsidRPr="00A94A36">
        <w:rPr>
          <w:rFonts w:hint="eastAsia"/>
        </w:rPr>
        <w:t>四、使用成本（能耗）</w:t>
      </w:r>
    </w:p>
    <w:p w14:paraId="750477EF" w14:textId="77777777" w:rsidR="00A94A36" w:rsidRPr="00A94A36" w:rsidRDefault="00A94A36" w:rsidP="00A94A36">
      <w:pPr>
        <w:rPr>
          <w:b/>
          <w:bCs/>
          <w:sz w:val="28"/>
          <w:szCs w:val="28"/>
        </w:rPr>
      </w:pPr>
      <w:r w:rsidRPr="00A94A36">
        <w:rPr>
          <w:rFonts w:hint="eastAsia"/>
          <w:b/>
          <w:bCs/>
          <w:sz w:val="28"/>
          <w:szCs w:val="28"/>
        </w:rPr>
        <w:t>1.5</w:t>
      </w:r>
      <w:r w:rsidRPr="00A94A36">
        <w:rPr>
          <w:rFonts w:hint="eastAsia"/>
          <w:b/>
          <w:bCs/>
          <w:sz w:val="28"/>
          <w:szCs w:val="28"/>
        </w:rPr>
        <w:t>传动效率</w:t>
      </w:r>
    </w:p>
    <w:p w14:paraId="477A14B8" w14:textId="77777777" w:rsidR="00A94A36" w:rsidRPr="00A94A36" w:rsidRDefault="00A94A36" w:rsidP="00A94A36">
      <w:r w:rsidRPr="00A94A36">
        <w:rPr>
          <w:rFonts w:hint="eastAsia"/>
        </w:rPr>
        <w:t>•单级效率：斜齿圆柱齿轮传动效率为</w:t>
      </w:r>
      <w:r w:rsidRPr="00A94A36">
        <w:rPr>
          <w:rFonts w:hint="eastAsia"/>
        </w:rPr>
        <w:t xml:space="preserve"> 97%~99%/ </w:t>
      </w:r>
      <w:r w:rsidRPr="00A94A36">
        <w:rPr>
          <w:rFonts w:hint="eastAsia"/>
        </w:rPr>
        <w:t>级，二级同轴减速器总效率为</w:t>
      </w:r>
      <w:r w:rsidRPr="00A94A36">
        <w:rPr>
          <w:rFonts w:hint="eastAsia"/>
        </w:rPr>
        <w:t xml:space="preserve"> 94%~96%</w:t>
      </w:r>
      <w:r w:rsidRPr="00A94A36">
        <w:rPr>
          <w:rFonts w:hint="eastAsia"/>
        </w:rPr>
        <w:t>，三级为</w:t>
      </w:r>
      <w:r w:rsidRPr="00A94A36">
        <w:rPr>
          <w:rFonts w:hint="eastAsia"/>
        </w:rPr>
        <w:t xml:space="preserve"> 90%~93%</w:t>
      </w:r>
      <w:r w:rsidRPr="00A94A36">
        <w:rPr>
          <w:rFonts w:hint="eastAsia"/>
        </w:rPr>
        <w:t>，比蜗轮蜗杆减速器（效率</w:t>
      </w:r>
      <w:r w:rsidRPr="00A94A36">
        <w:rPr>
          <w:rFonts w:hint="eastAsia"/>
        </w:rPr>
        <w:t xml:space="preserve"> 70%~80%</w:t>
      </w:r>
      <w:r w:rsidRPr="00A94A36">
        <w:rPr>
          <w:rFonts w:hint="eastAsia"/>
        </w:rPr>
        <w:t>）节能</w:t>
      </w:r>
      <w:r w:rsidRPr="00A94A36">
        <w:rPr>
          <w:rFonts w:hint="eastAsia"/>
        </w:rPr>
        <w:t xml:space="preserve">20% </w:t>
      </w:r>
      <w:r w:rsidRPr="00A94A36">
        <w:rPr>
          <w:rFonts w:hint="eastAsia"/>
        </w:rPr>
        <w:t>以上。</w:t>
      </w:r>
    </w:p>
    <w:p w14:paraId="3179AB4A" w14:textId="77777777" w:rsidR="00A94A36" w:rsidRPr="00A94A36" w:rsidRDefault="00A94A36" w:rsidP="00A94A36">
      <w:r w:rsidRPr="00A94A36">
        <w:rPr>
          <w:rFonts w:hint="eastAsia"/>
        </w:rPr>
        <w:t>•能耗对比：比非同轴的分体式方案减少</w:t>
      </w:r>
      <w:r w:rsidRPr="00A94A36">
        <w:rPr>
          <w:rFonts w:hint="eastAsia"/>
        </w:rPr>
        <w:t xml:space="preserve"> 30% </w:t>
      </w:r>
      <w:r w:rsidRPr="00A94A36">
        <w:rPr>
          <w:rFonts w:hint="eastAsia"/>
        </w:rPr>
        <w:t>的传动链路损耗，年运行能耗降低</w:t>
      </w:r>
      <w:r w:rsidRPr="00A94A36">
        <w:rPr>
          <w:rFonts w:hint="eastAsia"/>
        </w:rPr>
        <w:t xml:space="preserve"> 8%~10%</w:t>
      </w:r>
      <w:r w:rsidRPr="00A94A36">
        <w:rPr>
          <w:rFonts w:hint="eastAsia"/>
        </w:rPr>
        <w:t>（以</w:t>
      </w:r>
      <w:r w:rsidRPr="00A94A36">
        <w:rPr>
          <w:rFonts w:hint="eastAsia"/>
        </w:rPr>
        <w:t xml:space="preserve"> 15kW </w:t>
      </w:r>
      <w:r w:rsidRPr="00A94A36">
        <w:rPr>
          <w:rFonts w:hint="eastAsia"/>
        </w:rPr>
        <w:t>电机为例，年节能约</w:t>
      </w:r>
      <w:r w:rsidRPr="00A94A36">
        <w:rPr>
          <w:rFonts w:hint="eastAsia"/>
        </w:rPr>
        <w:t xml:space="preserve"> 1000kWh</w:t>
      </w:r>
      <w:r w:rsidRPr="00A94A36">
        <w:rPr>
          <w:rFonts w:hint="eastAsia"/>
        </w:rPr>
        <w:t>）。</w:t>
      </w:r>
    </w:p>
    <w:p w14:paraId="23AD048F" w14:textId="77777777" w:rsidR="00A94A36" w:rsidRPr="00A94A36" w:rsidRDefault="00A94A36" w:rsidP="00A94A36">
      <w:pPr>
        <w:rPr>
          <w:b/>
          <w:bCs/>
          <w:sz w:val="28"/>
          <w:szCs w:val="28"/>
        </w:rPr>
      </w:pPr>
      <w:r w:rsidRPr="00A94A36">
        <w:rPr>
          <w:rFonts w:hint="eastAsia"/>
          <w:b/>
          <w:bCs/>
          <w:sz w:val="28"/>
          <w:szCs w:val="28"/>
        </w:rPr>
        <w:t>1.6</w:t>
      </w:r>
      <w:r w:rsidRPr="00A94A36">
        <w:rPr>
          <w:rFonts w:hint="eastAsia"/>
          <w:b/>
          <w:bCs/>
          <w:sz w:val="28"/>
          <w:szCs w:val="28"/>
        </w:rPr>
        <w:t>可靠性（维护保养、寿命）</w:t>
      </w:r>
    </w:p>
    <w:p w14:paraId="3F94B126" w14:textId="77777777" w:rsidR="00A94A36" w:rsidRPr="00A94A36" w:rsidRDefault="00A94A36" w:rsidP="00A94A36">
      <w:pPr>
        <w:rPr>
          <w:b/>
          <w:bCs/>
          <w:sz w:val="24"/>
        </w:rPr>
      </w:pPr>
      <w:r w:rsidRPr="00A94A36">
        <w:rPr>
          <w:rFonts w:hint="eastAsia"/>
          <w:b/>
          <w:bCs/>
          <w:sz w:val="24"/>
        </w:rPr>
        <w:t>1.6.1</w:t>
      </w:r>
      <w:r w:rsidRPr="00A94A36">
        <w:rPr>
          <w:rFonts w:hint="eastAsia"/>
          <w:b/>
          <w:bCs/>
          <w:sz w:val="24"/>
        </w:rPr>
        <w:t>维护保养</w:t>
      </w:r>
    </w:p>
    <w:p w14:paraId="465CD86B" w14:textId="77777777" w:rsidR="00A94A36" w:rsidRPr="00A94A36" w:rsidRDefault="00A94A36" w:rsidP="00A94A36">
      <w:r w:rsidRPr="00A94A36">
        <w:rPr>
          <w:rFonts w:hint="eastAsia"/>
        </w:rPr>
        <w:t>•润滑：采用长效合成润滑脂（聚脲脂），出厂一次性填充，正常工况下无需补脂；大扭矩型号带透明油位窗，定期检查即可，维护频率比非同轴方案降低</w:t>
      </w:r>
      <w:r w:rsidRPr="00A94A36">
        <w:rPr>
          <w:rFonts w:hint="eastAsia"/>
        </w:rPr>
        <w:t xml:space="preserve"> 50%</w:t>
      </w:r>
      <w:r w:rsidRPr="00A94A36">
        <w:rPr>
          <w:rFonts w:hint="eastAsia"/>
        </w:rPr>
        <w:t>。</w:t>
      </w:r>
    </w:p>
    <w:p w14:paraId="72E76400" w14:textId="77777777" w:rsidR="00A94A36" w:rsidRPr="00A94A36" w:rsidRDefault="00A94A36" w:rsidP="00A94A36">
      <w:r w:rsidRPr="00A94A36">
        <w:rPr>
          <w:rFonts w:hint="eastAsia"/>
        </w:rPr>
        <w:t>•故障维护：齿轮和轴承为通用件，备件采购周期短（</w:t>
      </w:r>
      <w:r w:rsidRPr="00A94A36">
        <w:rPr>
          <w:rFonts w:hint="eastAsia"/>
        </w:rPr>
        <w:t xml:space="preserve">1~3 </w:t>
      </w:r>
      <w:r w:rsidRPr="00A94A36">
        <w:rPr>
          <w:rFonts w:hint="eastAsia"/>
        </w:rPr>
        <w:t>天），维护成本比定制行星齿轮低</w:t>
      </w:r>
      <w:r w:rsidRPr="00A94A36">
        <w:rPr>
          <w:rFonts w:hint="eastAsia"/>
        </w:rPr>
        <w:t xml:space="preserve"> 60%</w:t>
      </w:r>
      <w:r w:rsidRPr="00A94A36">
        <w:rPr>
          <w:rFonts w:hint="eastAsia"/>
        </w:rPr>
        <w:t>。</w:t>
      </w:r>
    </w:p>
    <w:p w14:paraId="31F439C1" w14:textId="77777777" w:rsidR="00A94A36" w:rsidRPr="00A94A36" w:rsidRDefault="00A94A36" w:rsidP="00A94A36">
      <w:pPr>
        <w:rPr>
          <w:b/>
          <w:bCs/>
        </w:rPr>
      </w:pPr>
      <w:r w:rsidRPr="00A94A36">
        <w:rPr>
          <w:rFonts w:hint="eastAsia"/>
          <w:b/>
          <w:bCs/>
        </w:rPr>
        <w:t>1.6.2</w:t>
      </w:r>
      <w:r w:rsidRPr="00A94A36">
        <w:rPr>
          <w:rFonts w:hint="eastAsia"/>
          <w:b/>
          <w:bCs/>
        </w:rPr>
        <w:t>使用寿命</w:t>
      </w:r>
    </w:p>
    <w:p w14:paraId="01586E5E" w14:textId="77777777" w:rsidR="00A94A36" w:rsidRPr="00A94A36" w:rsidRDefault="00A94A36" w:rsidP="00A94A36">
      <w:r w:rsidRPr="00A94A36">
        <w:rPr>
          <w:rFonts w:hint="eastAsia"/>
        </w:rPr>
        <w:t>•齿轮寿命：</w:t>
      </w:r>
      <w:r w:rsidRPr="00A94A36">
        <w:rPr>
          <w:rFonts w:hint="eastAsia"/>
        </w:rPr>
        <w:t xml:space="preserve">20CrMnTi </w:t>
      </w:r>
      <w:r w:rsidRPr="00A94A36">
        <w:rPr>
          <w:rFonts w:hint="eastAsia"/>
        </w:rPr>
        <w:t>渗碳淬火（齿面硬度</w:t>
      </w:r>
      <w:r w:rsidRPr="00A94A36">
        <w:rPr>
          <w:rFonts w:hint="eastAsia"/>
        </w:rPr>
        <w:t xml:space="preserve"> HRC58-62</w:t>
      </w:r>
      <w:r w:rsidRPr="00A94A36">
        <w:rPr>
          <w:rFonts w:hint="eastAsia"/>
        </w:rPr>
        <w:t>）的齿轮，磨损量降低</w:t>
      </w:r>
      <w:r w:rsidRPr="00A94A36">
        <w:rPr>
          <w:rFonts w:hint="eastAsia"/>
        </w:rPr>
        <w:t xml:space="preserve"> 50%</w:t>
      </w:r>
      <w:r w:rsidRPr="00A94A36">
        <w:rPr>
          <w:rFonts w:hint="eastAsia"/>
        </w:rPr>
        <w:t>，使用寿命可达</w:t>
      </w:r>
      <w:r w:rsidRPr="00A94A36">
        <w:rPr>
          <w:rFonts w:hint="eastAsia"/>
        </w:rPr>
        <w:t xml:space="preserve">20000 </w:t>
      </w:r>
      <w:r w:rsidRPr="00A94A36">
        <w:rPr>
          <w:rFonts w:hint="eastAsia"/>
        </w:rPr>
        <w:t>小时以上（约</w:t>
      </w:r>
      <w:r w:rsidRPr="00A94A36">
        <w:rPr>
          <w:rFonts w:hint="eastAsia"/>
        </w:rPr>
        <w:t xml:space="preserve"> 2.3 </w:t>
      </w:r>
      <w:r w:rsidRPr="00A94A36">
        <w:rPr>
          <w:rFonts w:hint="eastAsia"/>
        </w:rPr>
        <w:t>年连续运行）。</w:t>
      </w:r>
    </w:p>
    <w:p w14:paraId="388ECA0A" w14:textId="77777777" w:rsidR="00A94A36" w:rsidRDefault="00A94A36" w:rsidP="00A94A36">
      <w:r w:rsidRPr="00A94A36">
        <w:rPr>
          <w:rFonts w:hint="eastAsia"/>
        </w:rPr>
        <w:t>轴承寿命：深沟球轴承（高转速轴）的额定寿命可达</w:t>
      </w:r>
      <w:r w:rsidRPr="00A94A36">
        <w:rPr>
          <w:rFonts w:hint="eastAsia"/>
        </w:rPr>
        <w:t xml:space="preserve"> 10 </w:t>
      </w:r>
      <w:r w:rsidRPr="00A94A36">
        <w:rPr>
          <w:rFonts w:hint="eastAsia"/>
        </w:rPr>
        <w:t>万小时，圆锥滚子轴承（重载端）寿命达</w:t>
      </w:r>
      <w:r w:rsidRPr="00A94A36">
        <w:rPr>
          <w:rFonts w:hint="eastAsia"/>
        </w:rPr>
        <w:t xml:space="preserve"> 8 </w:t>
      </w:r>
      <w:r w:rsidRPr="00A94A36">
        <w:rPr>
          <w:rFonts w:hint="eastAsia"/>
        </w:rPr>
        <w:t>万小时，整体系统设计寿命≥</w:t>
      </w:r>
      <w:r w:rsidRPr="00A94A36">
        <w:rPr>
          <w:rFonts w:hint="eastAsia"/>
        </w:rPr>
        <w:t xml:space="preserve">10 </w:t>
      </w:r>
      <w:r w:rsidRPr="00A94A36">
        <w:rPr>
          <w:rFonts w:hint="eastAsia"/>
        </w:rPr>
        <w:t>年（匹配设备使用年限）。</w:t>
      </w:r>
    </w:p>
    <w:p w14:paraId="58E9BCD2" w14:textId="77777777" w:rsidR="00A94A36" w:rsidRDefault="00A94A36" w:rsidP="00A94A36"/>
    <w:p w14:paraId="19FDABC5" w14:textId="77777777" w:rsidR="00A94A36" w:rsidRPr="00DE7E16" w:rsidRDefault="00A94A36" w:rsidP="00A94A36">
      <w:pPr>
        <w:spacing w:line="360" w:lineRule="exact"/>
        <w:rPr>
          <w:sz w:val="28"/>
          <w:szCs w:val="28"/>
        </w:rPr>
      </w:pPr>
      <w:r w:rsidRPr="00A94A36">
        <w:rPr>
          <w:rFonts w:hint="eastAsia"/>
          <w:sz w:val="28"/>
          <w:szCs w:val="28"/>
        </w:rPr>
        <w:t>1.7</w:t>
      </w:r>
      <w:r w:rsidRPr="00DE7E16">
        <w:rPr>
          <w:sz w:val="28"/>
          <w:szCs w:val="28"/>
        </w:rPr>
        <w:t>综合对比总结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7"/>
        <w:gridCol w:w="2311"/>
        <w:gridCol w:w="1961"/>
        <w:gridCol w:w="2317"/>
      </w:tblGrid>
      <w:tr w:rsidR="00A94A36" w:rsidRPr="00DE7E16" w14:paraId="01693209" w14:textId="77777777" w:rsidTr="00A94A36">
        <w:trPr>
          <w:tblHeader/>
        </w:trPr>
        <w:tc>
          <w:tcPr>
            <w:tcW w:w="18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B35220" w14:textId="77777777" w:rsidR="00A94A36" w:rsidRPr="00DE7E16" w:rsidRDefault="00A94A36">
            <w:pPr>
              <w:spacing w:line="360" w:lineRule="exact"/>
              <w:ind w:firstLineChars="200" w:firstLine="422"/>
              <w:rPr>
                <w:b/>
                <w:bCs/>
                <w:szCs w:val="21"/>
              </w:rPr>
            </w:pPr>
            <w:r w:rsidRPr="00DE7E16">
              <w:rPr>
                <w:b/>
                <w:bCs/>
                <w:szCs w:val="21"/>
              </w:rPr>
              <w:t>维度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6259E4" w14:textId="77777777" w:rsidR="00A94A36" w:rsidRPr="00DE7E16" w:rsidRDefault="00A94A36" w:rsidP="00A94A36">
            <w:pPr>
              <w:spacing w:line="360" w:lineRule="exact"/>
              <w:rPr>
                <w:b/>
                <w:bCs/>
                <w:szCs w:val="21"/>
              </w:rPr>
            </w:pPr>
            <w:r w:rsidRPr="00DE7E16">
              <w:rPr>
                <w:b/>
                <w:bCs/>
                <w:szCs w:val="21"/>
              </w:rPr>
              <w:t>同轴式多级齿轮传动（二级）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1F1F26" w14:textId="77777777" w:rsidR="00A94A36" w:rsidRPr="00DE7E16" w:rsidRDefault="00A94A36" w:rsidP="00A94A36">
            <w:pPr>
              <w:spacing w:line="360" w:lineRule="exact"/>
              <w:rPr>
                <w:b/>
                <w:bCs/>
                <w:szCs w:val="21"/>
              </w:rPr>
            </w:pPr>
            <w:r w:rsidRPr="00DE7E16">
              <w:rPr>
                <w:b/>
                <w:bCs/>
                <w:szCs w:val="21"/>
              </w:rPr>
              <w:t>非同轴展开式传动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FACBCD" w14:textId="77777777" w:rsidR="00A94A36" w:rsidRPr="00DE7E16" w:rsidRDefault="00A94A36">
            <w:pPr>
              <w:spacing w:line="360" w:lineRule="exact"/>
              <w:ind w:firstLineChars="200" w:firstLine="422"/>
              <w:rPr>
                <w:b/>
                <w:bCs/>
                <w:szCs w:val="21"/>
              </w:rPr>
            </w:pPr>
            <w:r w:rsidRPr="00DE7E16">
              <w:rPr>
                <w:b/>
                <w:bCs/>
                <w:szCs w:val="21"/>
              </w:rPr>
              <w:t>行星齿轮传动</w:t>
            </w:r>
          </w:p>
        </w:tc>
      </w:tr>
      <w:tr w:rsidR="00A94A36" w:rsidRPr="00DE7E16" w14:paraId="24655CD9" w14:textId="77777777" w:rsidTr="00A94A36">
        <w:tc>
          <w:tcPr>
            <w:tcW w:w="183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B121BA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>体积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67C357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>横向减小</w:t>
            </w:r>
            <w:r w:rsidRPr="00DE7E16">
              <w:rPr>
                <w:szCs w:val="21"/>
              </w:rPr>
              <w:t xml:space="preserve"> 50%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BD9102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>大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70E09B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>最小</w:t>
            </w:r>
          </w:p>
        </w:tc>
      </w:tr>
      <w:tr w:rsidR="00A94A36" w:rsidRPr="00DE7E16" w14:paraId="342D1C48" w14:textId="77777777" w:rsidTr="00A94A36">
        <w:tc>
          <w:tcPr>
            <w:tcW w:w="183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A7AFB2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>零件数量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0C28B7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>少</w:t>
            </w:r>
            <w:r w:rsidRPr="00DE7E16">
              <w:rPr>
                <w:szCs w:val="21"/>
              </w:rPr>
              <w:t xml:space="preserve"> 20%~30%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82C148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>多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3DC7F7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>多</w:t>
            </w:r>
          </w:p>
        </w:tc>
      </w:tr>
      <w:tr w:rsidR="00A94A36" w:rsidRPr="00DE7E16" w14:paraId="18AEDF84" w14:textId="77777777" w:rsidTr="00A94A36">
        <w:tc>
          <w:tcPr>
            <w:tcW w:w="183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A2CFEC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>加工成本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0F5B71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>低</w:t>
            </w:r>
            <w:r w:rsidRPr="00DE7E16">
              <w:rPr>
                <w:szCs w:val="21"/>
              </w:rPr>
              <w:t xml:space="preserve"> 20%~30%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33B533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>中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BB3361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>高</w:t>
            </w:r>
            <w:r w:rsidRPr="00DE7E16">
              <w:rPr>
                <w:szCs w:val="21"/>
              </w:rPr>
              <w:t xml:space="preserve"> 50%</w:t>
            </w:r>
          </w:p>
        </w:tc>
      </w:tr>
      <w:tr w:rsidR="00A94A36" w:rsidRPr="00DE7E16" w14:paraId="78767FB6" w14:textId="77777777" w:rsidTr="00A94A36">
        <w:tc>
          <w:tcPr>
            <w:tcW w:w="183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C1852D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>传动效率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1EC7FF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>94%~96%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EB4168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>92%~95%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38D600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>95%~97%</w:t>
            </w:r>
          </w:p>
        </w:tc>
      </w:tr>
      <w:tr w:rsidR="00A94A36" w:rsidRPr="00DE7E16" w14:paraId="2370AD37" w14:textId="77777777" w:rsidTr="00A94A36">
        <w:tc>
          <w:tcPr>
            <w:tcW w:w="183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0E4E6B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lastRenderedPageBreak/>
              <w:t>维护成本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E34EE4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>低</w:t>
            </w:r>
            <w:r w:rsidRPr="00DE7E16">
              <w:rPr>
                <w:szCs w:val="21"/>
              </w:rPr>
              <w:t xml:space="preserve"> 50%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564995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>中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51C147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>高</w:t>
            </w:r>
            <w:r w:rsidRPr="00DE7E16">
              <w:rPr>
                <w:szCs w:val="21"/>
              </w:rPr>
              <w:t xml:space="preserve"> 60%</w:t>
            </w:r>
          </w:p>
        </w:tc>
      </w:tr>
      <w:tr w:rsidR="00A94A36" w:rsidRPr="00DE7E16" w14:paraId="3D56E5C7" w14:textId="77777777" w:rsidTr="00A94A36">
        <w:tc>
          <w:tcPr>
            <w:tcW w:w="183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B1EA74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>使用寿命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7C24F5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 xml:space="preserve">≥10 </w:t>
            </w:r>
            <w:r w:rsidRPr="00DE7E16">
              <w:rPr>
                <w:szCs w:val="21"/>
              </w:rPr>
              <w:t>年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A2830D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 xml:space="preserve">≥8 </w:t>
            </w:r>
            <w:r w:rsidRPr="00DE7E16">
              <w:rPr>
                <w:szCs w:val="21"/>
              </w:rPr>
              <w:t>年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8A5E78" w14:textId="77777777" w:rsidR="00A94A36" w:rsidRPr="00DE7E16" w:rsidRDefault="00A94A36">
            <w:pPr>
              <w:spacing w:line="360" w:lineRule="exact"/>
              <w:ind w:firstLineChars="200" w:firstLine="420"/>
              <w:rPr>
                <w:szCs w:val="21"/>
              </w:rPr>
            </w:pPr>
            <w:r w:rsidRPr="00DE7E16">
              <w:rPr>
                <w:szCs w:val="21"/>
              </w:rPr>
              <w:t xml:space="preserve">≥12 </w:t>
            </w:r>
            <w:r w:rsidRPr="00DE7E16">
              <w:rPr>
                <w:szCs w:val="21"/>
              </w:rPr>
              <w:t>年</w:t>
            </w:r>
          </w:p>
        </w:tc>
      </w:tr>
    </w:tbl>
    <w:p w14:paraId="49B9E85F" w14:textId="77777777" w:rsidR="00A94A36" w:rsidRPr="00A94A36" w:rsidRDefault="00A94A36" w:rsidP="00A94A36"/>
    <w:p w14:paraId="463CF908" w14:textId="77777777" w:rsidR="00A94A36" w:rsidRPr="00A94A36" w:rsidRDefault="00A94A36" w:rsidP="00A94A36"/>
    <w:p w14:paraId="2C2A6F77" w14:textId="77777777" w:rsidR="00A94A36" w:rsidRPr="00A94A36" w:rsidRDefault="00A94A36" w:rsidP="00A94A36">
      <w:pPr>
        <w:rPr>
          <w:b/>
          <w:bCs/>
          <w:sz w:val="32"/>
          <w:szCs w:val="32"/>
        </w:rPr>
      </w:pPr>
      <w:r w:rsidRPr="00A94A36">
        <w:rPr>
          <w:rFonts w:hint="eastAsia"/>
          <w:b/>
          <w:bCs/>
          <w:sz w:val="32"/>
          <w:szCs w:val="32"/>
        </w:rPr>
        <w:t>2</w:t>
      </w:r>
      <w:r w:rsidRPr="00A94A36">
        <w:rPr>
          <w:rFonts w:hint="eastAsia"/>
          <w:b/>
          <w:bCs/>
          <w:sz w:val="32"/>
          <w:szCs w:val="32"/>
        </w:rPr>
        <w:t>电动机选择与传动装置运动和动力参数的计算</w:t>
      </w:r>
    </w:p>
    <w:p w14:paraId="7302ED9C" w14:textId="77777777" w:rsidR="00A94A36" w:rsidRPr="00A94A36" w:rsidRDefault="00A94A36" w:rsidP="00A94A36">
      <w:pPr>
        <w:rPr>
          <w:b/>
          <w:bCs/>
          <w:sz w:val="28"/>
          <w:szCs w:val="28"/>
        </w:rPr>
      </w:pPr>
      <w:r w:rsidRPr="00A94A36">
        <w:rPr>
          <w:rFonts w:hint="eastAsia"/>
          <w:b/>
          <w:bCs/>
          <w:sz w:val="28"/>
          <w:szCs w:val="28"/>
        </w:rPr>
        <w:t>2.1</w:t>
      </w:r>
      <w:r w:rsidRPr="00A94A36">
        <w:rPr>
          <w:rFonts w:hint="eastAsia"/>
          <w:b/>
          <w:bCs/>
          <w:sz w:val="28"/>
          <w:szCs w:val="28"/>
        </w:rPr>
        <w:t>电机选择这里我们选择伺服电机（使用汇川技术的伺服系统）</w:t>
      </w:r>
    </w:p>
    <w:p w14:paraId="52628184" w14:textId="77777777" w:rsidR="00A94A36" w:rsidRPr="00A94A36" w:rsidRDefault="00A94A36" w:rsidP="00A94A36">
      <w:pPr>
        <w:rPr>
          <w:b/>
          <w:bCs/>
          <w:sz w:val="24"/>
        </w:rPr>
      </w:pPr>
      <w:r w:rsidRPr="00A94A36">
        <w:rPr>
          <w:rFonts w:hint="eastAsia"/>
          <w:b/>
          <w:bCs/>
          <w:sz w:val="24"/>
        </w:rPr>
        <w:t>2.1.1</w:t>
      </w:r>
      <w:r w:rsidRPr="00A94A36">
        <w:rPr>
          <w:rFonts w:hint="eastAsia"/>
          <w:b/>
          <w:bCs/>
          <w:sz w:val="24"/>
        </w:rPr>
        <w:t>需要选择抱闸电机</w:t>
      </w:r>
    </w:p>
    <w:p w14:paraId="280F8AEF" w14:textId="77777777" w:rsidR="00A94A36" w:rsidRPr="00A94A36" w:rsidRDefault="00A94A36" w:rsidP="00A94A36">
      <w:r w:rsidRPr="00A94A36">
        <w:rPr>
          <w:rFonts w:hint="eastAsia"/>
        </w:rPr>
        <w:t>因为胶带输送机是单向运转的水平</w:t>
      </w:r>
      <w:r w:rsidRPr="00A94A36">
        <w:rPr>
          <w:rFonts w:hint="eastAsia"/>
        </w:rPr>
        <w:t xml:space="preserve"> / </w:t>
      </w:r>
      <w:r w:rsidRPr="00A94A36">
        <w:rPr>
          <w:rFonts w:hint="eastAsia"/>
        </w:rPr>
        <w:t>倾斜输送设备（即使是水平输送，停机时也可能因物料惯性或轻微坡度出现溜车），而你的工况是</w:t>
      </w:r>
      <w:r w:rsidRPr="00A94A36">
        <w:rPr>
          <w:rFonts w:hint="eastAsia"/>
        </w:rPr>
        <w:t xml:space="preserve"> </w:t>
      </w:r>
      <w:r w:rsidRPr="00A94A36">
        <w:rPr>
          <w:rFonts w:hint="eastAsia"/>
        </w:rPr>
        <w:t>“两班制连续运转”，停机后需要可靠制动以避免输送带</w:t>
      </w:r>
      <w:r w:rsidRPr="00A94A36">
        <w:rPr>
          <w:rFonts w:hint="eastAsia"/>
        </w:rPr>
        <w:t xml:space="preserve"> / </w:t>
      </w:r>
      <w:r w:rsidRPr="00A94A36">
        <w:rPr>
          <w:rFonts w:hint="eastAsia"/>
        </w:rPr>
        <w:t>物料意外滑动，同时</w:t>
      </w:r>
      <w:r w:rsidRPr="00A94A36">
        <w:rPr>
          <w:rFonts w:hint="eastAsia"/>
        </w:rPr>
        <w:t xml:space="preserve"> </w:t>
      </w:r>
      <w:r w:rsidRPr="00A94A36">
        <w:rPr>
          <w:rFonts w:hint="eastAsia"/>
        </w:rPr>
        <w:t>“空载启动”</w:t>
      </w:r>
      <w:r w:rsidRPr="00A94A36">
        <w:rPr>
          <w:rFonts w:hint="eastAsia"/>
        </w:rPr>
        <w:t xml:space="preserve"> </w:t>
      </w:r>
      <w:r w:rsidRPr="00A94A36">
        <w:rPr>
          <w:rFonts w:hint="eastAsia"/>
        </w:rPr>
        <w:t>的要求也不影响抱闸的配置（抱闸可在启动时同步松开）。加上设备在室内有粉尘的环境中工作，抱闸能提升停机后的安全性与设备稳定性。</w:t>
      </w:r>
    </w:p>
    <w:p w14:paraId="7751AE77" w14:textId="77777777" w:rsidR="00A94A36" w:rsidRPr="00A94A36" w:rsidRDefault="00A94A36" w:rsidP="00A94A36">
      <w:pPr>
        <w:rPr>
          <w:b/>
          <w:bCs/>
          <w:sz w:val="24"/>
        </w:rPr>
      </w:pPr>
      <w:r w:rsidRPr="00A94A36">
        <w:rPr>
          <w:rFonts w:hint="eastAsia"/>
          <w:b/>
          <w:bCs/>
          <w:sz w:val="24"/>
        </w:rPr>
        <w:t>2.1.2</w:t>
      </w:r>
      <w:r w:rsidRPr="00A94A36">
        <w:rPr>
          <w:rFonts w:hint="eastAsia"/>
          <w:b/>
          <w:bCs/>
          <w:sz w:val="24"/>
        </w:rPr>
        <w:t>选择电机（查阅汇川电机</w:t>
      </w:r>
      <w:r w:rsidRPr="00A94A36">
        <w:rPr>
          <w:rFonts w:hint="eastAsia"/>
          <w:b/>
          <w:bCs/>
          <w:sz w:val="24"/>
        </w:rPr>
        <w:t>MS1-R</w:t>
      </w:r>
      <w:r w:rsidRPr="00A94A36">
        <w:rPr>
          <w:rFonts w:hint="eastAsia"/>
          <w:b/>
          <w:bCs/>
          <w:sz w:val="24"/>
        </w:rPr>
        <w:t>系列手册）</w:t>
      </w:r>
    </w:p>
    <w:p w14:paraId="139EFB8D" w14:textId="77777777" w:rsidR="00A94A36" w:rsidRPr="00A94A36" w:rsidRDefault="00A94A36" w:rsidP="00A94A36">
      <w:r w:rsidRPr="00A94A36">
        <w:rPr>
          <w:rFonts w:hint="eastAsia"/>
        </w:rPr>
        <w:t>首先计算卷筒转速：由线速度公式</w:t>
      </w:r>
      <w:r w:rsidRPr="00A94A36">
        <w:rPr>
          <w:rFonts w:hint="eastAsia"/>
        </w:rPr>
        <w:t xml:space="preserve">  </w:t>
      </w:r>
      <w:r w:rsidRPr="00A94A36">
        <w:rPr>
          <w:rFonts w:hint="eastAsia"/>
        </w:rPr>
        <w:t>代</w:t>
      </w:r>
      <w:r w:rsidRPr="00A94A36">
        <w:rPr>
          <w:rFonts w:hint="eastAsia"/>
        </w:rPr>
        <w:t>v=1.3m/s D=180 mm</w:t>
      </w:r>
      <w:r w:rsidRPr="00A94A36">
        <w:rPr>
          <w:rFonts w:hint="eastAsia"/>
        </w:rPr>
        <w:t>，得卷筒转速</w:t>
      </w:r>
    </w:p>
    <w:p w14:paraId="55250E7D" w14:textId="77777777" w:rsidR="00A94A36" w:rsidRPr="00A94A36" w:rsidRDefault="00A94A36" w:rsidP="00A94A36">
      <w:r w:rsidRPr="00A94A36">
        <w:rPr>
          <w:rFonts w:hint="eastAsia"/>
        </w:rPr>
        <w:t>结合电机常见额定转速</w:t>
      </w:r>
      <w:r w:rsidRPr="00A94A36">
        <w:rPr>
          <w:rFonts w:hint="eastAsia"/>
        </w:rPr>
        <w:t>n1=3000r/min</w:t>
      </w:r>
      <w:r w:rsidRPr="00A94A36">
        <w:rPr>
          <w:rFonts w:hint="eastAsia"/>
        </w:rPr>
        <w:t>，总减速比约为</w:t>
      </w:r>
      <w:proofErr w:type="spellStart"/>
      <w:r w:rsidRPr="00A94A36">
        <w:rPr>
          <w:rFonts w:hint="eastAsia"/>
        </w:rPr>
        <w:t>i</w:t>
      </w:r>
      <w:proofErr w:type="spellEnd"/>
      <w:r w:rsidRPr="00A94A36">
        <w:rPr>
          <w:rFonts w:hint="eastAsia"/>
        </w:rPr>
        <w:t xml:space="preserve"> = 3000/37=2</w:t>
      </w:r>
    </w:p>
    <w:p w14:paraId="09A9A914" w14:textId="77777777" w:rsidR="00A94A36" w:rsidRPr="00A94A36" w:rsidRDefault="00A94A36" w:rsidP="00A94A36">
      <w:r w:rsidRPr="00A94A36">
        <w:rPr>
          <w:rFonts w:hint="eastAsia"/>
        </w:rPr>
        <w:t>（适配</w:t>
      </w:r>
      <w:r w:rsidRPr="00A94A36">
        <w:rPr>
          <w:rFonts w:hint="eastAsia"/>
        </w:rPr>
        <w:t xml:space="preserve"> </w:t>
      </w:r>
      <w:r w:rsidRPr="00A94A36">
        <w:rPr>
          <w:rFonts w:hint="eastAsia"/>
        </w:rPr>
        <w:t>“两级齿轮减速</w:t>
      </w:r>
      <w:r w:rsidRPr="00A94A36">
        <w:rPr>
          <w:rFonts w:hint="eastAsia"/>
        </w:rPr>
        <w:t xml:space="preserve"> + </w:t>
      </w:r>
      <w:r w:rsidRPr="00A94A36">
        <w:rPr>
          <w:rFonts w:hint="eastAsia"/>
        </w:rPr>
        <w:t>带传动”</w:t>
      </w:r>
      <w:r w:rsidRPr="00A94A36">
        <w:rPr>
          <w:rFonts w:hint="eastAsia"/>
        </w:rPr>
        <w:t xml:space="preserve"> </w:t>
      </w:r>
      <w:r w:rsidRPr="00A94A36">
        <w:rPr>
          <w:rFonts w:hint="eastAsia"/>
        </w:rPr>
        <w:t>的传动方案）</w:t>
      </w:r>
    </w:p>
    <w:p w14:paraId="4CC82BAC" w14:textId="77777777" w:rsidR="00A94A36" w:rsidRPr="00A94A36" w:rsidRDefault="00A94A36" w:rsidP="00A94A36">
      <w:r w:rsidRPr="00A94A36">
        <w:rPr>
          <w:rFonts w:hint="eastAsia"/>
        </w:rPr>
        <w:t>再计算电机功率：输送带功率</w:t>
      </w:r>
      <w:r w:rsidRPr="00A94A36">
        <w:rPr>
          <w:rFonts w:hint="eastAsia"/>
        </w:rPr>
        <w:t xml:space="preserve">     </w:t>
      </w:r>
      <w:r w:rsidRPr="00A94A36">
        <w:rPr>
          <w:rFonts w:hint="eastAsia"/>
        </w:rPr>
        <w:t>考虑传动效率取</w:t>
      </w:r>
      <w:r w:rsidRPr="00A94A36">
        <w:rPr>
          <w:rFonts w:hint="eastAsia"/>
        </w:rPr>
        <w:t>0.8</w:t>
      </w:r>
      <w:r w:rsidRPr="00A94A36">
        <w:rPr>
          <w:rFonts w:hint="eastAsia"/>
        </w:rPr>
        <w:t>，电机所需功率</w:t>
      </w:r>
      <w:r w:rsidRPr="00A94A36">
        <w:rPr>
          <w:rFonts w:hint="eastAsia"/>
        </w:rPr>
        <w:t xml:space="preserve">                     </w:t>
      </w:r>
    </w:p>
    <w:p w14:paraId="3640434C" w14:textId="77777777" w:rsidR="00A94A36" w:rsidRPr="00A94A36" w:rsidRDefault="00A94A36" w:rsidP="00A94A36">
      <w:r w:rsidRPr="00A94A36">
        <w:rPr>
          <w:rFonts w:hint="eastAsia"/>
        </w:rPr>
        <w:t>因此选择</w:t>
      </w:r>
      <w:r w:rsidRPr="00A94A36">
        <w:rPr>
          <w:rFonts w:hint="eastAsia"/>
        </w:rPr>
        <w:t xml:space="preserve">4kW </w:t>
      </w:r>
      <w:r w:rsidRPr="00A94A36">
        <w:rPr>
          <w:rFonts w:hint="eastAsia"/>
        </w:rPr>
        <w:t>级抱闸电机</w:t>
      </w:r>
    </w:p>
    <w:p w14:paraId="5A627DF8" w14:textId="77777777" w:rsidR="00A94A36" w:rsidRPr="00A94A36" w:rsidRDefault="00A94A36" w:rsidP="00A94A36">
      <w:r w:rsidRPr="00A94A36">
        <w:rPr>
          <w:rFonts w:hint="eastAsia"/>
        </w:rPr>
        <w:t>查阅</w:t>
      </w:r>
      <w:r w:rsidRPr="00A94A36">
        <w:rPr>
          <w:rFonts w:hint="eastAsia"/>
        </w:rPr>
        <w:t>MS1-R</w:t>
      </w:r>
      <w:r w:rsidRPr="00A94A36">
        <w:rPr>
          <w:rFonts w:hint="eastAsia"/>
        </w:rPr>
        <w:t>系列伺服电机选型手册</w:t>
      </w:r>
      <w:r w:rsidRPr="00A94A36">
        <w:rPr>
          <w:rFonts w:hint="eastAsia"/>
        </w:rPr>
        <w:t>-CN-B02</w:t>
      </w:r>
      <w:r w:rsidRPr="00A94A36">
        <w:rPr>
          <w:rFonts w:hint="eastAsia"/>
        </w:rPr>
        <w:t>，最终选择</w:t>
      </w:r>
      <w:r w:rsidRPr="00A94A36">
        <w:rPr>
          <w:rFonts w:hint="eastAsia"/>
        </w:rPr>
        <w:t>MS1H2-40C30D-A6/S63R</w:t>
      </w:r>
      <w:r w:rsidRPr="00A94A36">
        <w:rPr>
          <w:rFonts w:hint="eastAsia"/>
        </w:rPr>
        <w:t>抱闸电机最为合适。根据图片信息</w:t>
      </w:r>
      <w:r w:rsidRPr="00A94A36">
        <w:rPr>
          <w:rFonts w:hint="eastAsia"/>
        </w:rPr>
        <w:t xml:space="preserve">MSH12-4030CD-A6/5631R </w:t>
      </w:r>
      <w:r w:rsidRPr="00A94A36">
        <w:rPr>
          <w:rFonts w:hint="eastAsia"/>
        </w:rPr>
        <w:t>的详细参数看，完全适配胶带输送机需求，具体匹配点如下：</w:t>
      </w:r>
    </w:p>
    <w:p w14:paraId="0F877840" w14:textId="77777777" w:rsidR="00A94A36" w:rsidRPr="00A94A36" w:rsidRDefault="00A94A36" w:rsidP="00A94A36">
      <w:pPr>
        <w:spacing w:line="300" w:lineRule="exact"/>
      </w:pPr>
      <w:r w:rsidRPr="00A94A36">
        <w:rPr>
          <w:rFonts w:hint="eastAsia"/>
          <w:b/>
          <w:bCs/>
        </w:rPr>
        <w:t>2.1.2.1</w:t>
      </w:r>
      <w:r w:rsidRPr="00A94A36">
        <w:rPr>
          <w:rFonts w:hint="eastAsia"/>
          <w:b/>
          <w:bCs/>
        </w:rPr>
        <w:t>功率与扭矩</w:t>
      </w:r>
      <w:r w:rsidRPr="00A94A36">
        <w:rPr>
          <w:rFonts w:hint="eastAsia"/>
        </w:rPr>
        <w:t>：额定功率</w:t>
      </w:r>
      <w:r w:rsidRPr="00A94A36">
        <w:rPr>
          <w:rFonts w:hint="eastAsia"/>
        </w:rPr>
        <w:t xml:space="preserve"> 4.0kW</w:t>
      </w:r>
      <w:r w:rsidRPr="00A94A36">
        <w:rPr>
          <w:rFonts w:hint="eastAsia"/>
        </w:rPr>
        <w:t>（满足你</w:t>
      </w:r>
      <w:r w:rsidRPr="00A94A36">
        <w:rPr>
          <w:rFonts w:hint="eastAsia"/>
        </w:rPr>
        <w:t xml:space="preserve"> 3.25kW </w:t>
      </w:r>
      <w:r w:rsidRPr="00A94A36">
        <w:rPr>
          <w:rFonts w:hint="eastAsia"/>
        </w:rPr>
        <w:t>的电机功率需求），额定扭矩</w:t>
      </w:r>
      <w:r w:rsidRPr="00A94A36">
        <w:rPr>
          <w:rFonts w:hint="eastAsia"/>
        </w:rPr>
        <w:t xml:space="preserve"> 12.6Nm</w:t>
      </w:r>
      <w:r w:rsidRPr="00A94A36">
        <w:rPr>
          <w:rFonts w:hint="eastAsia"/>
        </w:rPr>
        <w:t>（经减速后可输出足够大扭矩驱动</w:t>
      </w:r>
      <w:r w:rsidRPr="00A94A36">
        <w:rPr>
          <w:rFonts w:hint="eastAsia"/>
        </w:rPr>
        <w:t xml:space="preserve"> 2000N </w:t>
      </w:r>
      <w:r w:rsidRPr="00A94A36">
        <w:rPr>
          <w:rFonts w:hint="eastAsia"/>
        </w:rPr>
        <w:t>拉力的输送带）；</w:t>
      </w:r>
    </w:p>
    <w:p w14:paraId="5B1CEAF7" w14:textId="77777777" w:rsidR="00A94A36" w:rsidRPr="00A94A36" w:rsidRDefault="00A94A36" w:rsidP="00A94A36">
      <w:pPr>
        <w:spacing w:line="300" w:lineRule="exact"/>
      </w:pPr>
      <w:r w:rsidRPr="00A94A36">
        <w:rPr>
          <w:rFonts w:hint="eastAsia"/>
          <w:b/>
          <w:bCs/>
        </w:rPr>
        <w:t>2.1.2.2</w:t>
      </w:r>
      <w:r w:rsidRPr="00A94A36">
        <w:rPr>
          <w:rFonts w:hint="eastAsia"/>
          <w:b/>
          <w:bCs/>
        </w:rPr>
        <w:t>转速与减速比</w:t>
      </w:r>
      <w:r w:rsidRPr="00A94A36">
        <w:rPr>
          <w:rFonts w:hint="eastAsia"/>
        </w:rPr>
        <w:t>：额定转速</w:t>
      </w:r>
      <w:r w:rsidRPr="00A94A36">
        <w:rPr>
          <w:rFonts w:hint="eastAsia"/>
        </w:rPr>
        <w:t xml:space="preserve"> 3000rpm</w:t>
      </w:r>
      <w:r w:rsidRPr="00A94A36">
        <w:rPr>
          <w:rFonts w:hint="eastAsia"/>
        </w:rPr>
        <w:t>，匹配你计算的总减速比≈</w:t>
      </w:r>
      <w:r w:rsidRPr="00A94A36">
        <w:rPr>
          <w:rFonts w:hint="eastAsia"/>
        </w:rPr>
        <w:t>22</w:t>
      </w:r>
      <w:r w:rsidRPr="00A94A36">
        <w:rPr>
          <w:rFonts w:hint="eastAsia"/>
        </w:rPr>
        <w:t>，最终卷筒转速≈</w:t>
      </w:r>
      <w:r w:rsidRPr="00A94A36">
        <w:rPr>
          <w:rFonts w:hint="eastAsia"/>
        </w:rPr>
        <w:t>137rpm</w:t>
      </w:r>
      <w:r w:rsidRPr="00A94A36">
        <w:rPr>
          <w:rFonts w:hint="eastAsia"/>
        </w:rPr>
        <w:t>（与线速度</w:t>
      </w:r>
      <w:r w:rsidRPr="00A94A36">
        <w:rPr>
          <w:rFonts w:hint="eastAsia"/>
        </w:rPr>
        <w:t xml:space="preserve"> 1.3m/s </w:t>
      </w:r>
      <w:r w:rsidRPr="00A94A36">
        <w:rPr>
          <w:rFonts w:hint="eastAsia"/>
        </w:rPr>
        <w:t>的需求一致）；</w:t>
      </w:r>
    </w:p>
    <w:p w14:paraId="7F6EFD03" w14:textId="77777777" w:rsidR="00A94A36" w:rsidRPr="00A94A36" w:rsidRDefault="00A94A36" w:rsidP="00A94A36">
      <w:pPr>
        <w:spacing w:line="300" w:lineRule="exact"/>
      </w:pPr>
      <w:r w:rsidRPr="00A94A36">
        <w:rPr>
          <w:rFonts w:hint="eastAsia"/>
          <w:b/>
          <w:bCs/>
        </w:rPr>
        <w:t>2.1.2.3</w:t>
      </w:r>
      <w:r w:rsidRPr="00A94A36">
        <w:rPr>
          <w:rFonts w:hint="eastAsia"/>
          <w:b/>
          <w:bCs/>
        </w:rPr>
        <w:t>抱闸配置</w:t>
      </w:r>
      <w:r w:rsidRPr="00A94A36">
        <w:rPr>
          <w:rFonts w:hint="eastAsia"/>
        </w:rPr>
        <w:t>：自带抱闸（保持扭矩</w:t>
      </w:r>
      <w:r w:rsidRPr="00A94A36">
        <w:t xml:space="preserve"> 16N</w:t>
      </w:r>
      <w:r w:rsidRPr="00A94A36">
        <w:rPr>
          <w:rFonts w:ascii="微软雅黑" w:eastAsia="微软雅黑" w:hAnsi="微软雅黑" w:cs="微软雅黑" w:hint="eastAsia"/>
        </w:rPr>
        <w:t>・</w:t>
      </w:r>
      <w:r w:rsidRPr="00A94A36">
        <w:t>m</w:t>
      </w:r>
      <w:r w:rsidRPr="00A94A36">
        <w:rPr>
          <w:rFonts w:hint="eastAsia"/>
        </w:rPr>
        <w:t>），满足输送机停机制动的安全需求；</w:t>
      </w:r>
    </w:p>
    <w:tbl>
      <w:tblPr>
        <w:tblpPr w:leftFromText="180" w:rightFromText="180" w:vertAnchor="page" w:horzAnchor="margin" w:tblpY="13749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2C036B" w14:paraId="6BE67C4D" w14:textId="77777777" w:rsidTr="002C036B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530D" w14:textId="77777777" w:rsidR="002C036B" w:rsidRDefault="002C036B" w:rsidP="002C036B">
            <w:pPr>
              <w:jc w:val="center"/>
              <w:rPr>
                <w:rFonts w:ascii="黑体" w:eastAsia="黑体"/>
                <w:b/>
                <w:bCs/>
                <w:szCs w:val="32"/>
              </w:rPr>
            </w:pPr>
            <w:r>
              <w:rPr>
                <w:rFonts w:ascii="黑体" w:eastAsia="黑体" w:hint="eastAsia"/>
                <w:b/>
                <w:bCs/>
                <w:szCs w:val="32"/>
              </w:rPr>
              <w:t xml:space="preserve">结果 </w:t>
            </w:r>
          </w:p>
          <w:p w14:paraId="716405FE" w14:textId="77777777" w:rsidR="002C036B" w:rsidRDefault="002C036B" w:rsidP="002C036B">
            <w:pPr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电动机转速3000rpm</w:t>
            </w:r>
          </w:p>
          <w:p w14:paraId="2546CD2C" w14:textId="77777777" w:rsidR="002C036B" w:rsidRDefault="002C036B" w:rsidP="002C036B">
            <w:pPr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电动机最大扭矩12.6N*m</w:t>
            </w:r>
          </w:p>
          <w:p w14:paraId="2839DA0B" w14:textId="77777777" w:rsidR="002C036B" w:rsidRDefault="002C036B" w:rsidP="002C036B">
            <w:pPr>
              <w:jc w:val="left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电动机电压380v</w:t>
            </w:r>
          </w:p>
          <w:p w14:paraId="4E6E8F4B" w14:textId="77777777" w:rsidR="002C036B" w:rsidRDefault="002C036B" w:rsidP="002C036B">
            <w:pPr>
              <w:jc w:val="left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电动机额定功率4.0kw</w:t>
            </w:r>
          </w:p>
          <w:p w14:paraId="027C0C0A" w14:textId="77777777" w:rsidR="002C036B" w:rsidRPr="00DE7E16" w:rsidRDefault="002C036B" w:rsidP="002C036B">
            <w:pPr>
              <w:jc w:val="left"/>
              <w:rPr>
                <w:rFonts w:ascii="黑体" w:eastAsia="黑体"/>
                <w:b/>
                <w:bCs/>
                <w:szCs w:val="32"/>
              </w:rPr>
            </w:pPr>
          </w:p>
        </w:tc>
      </w:tr>
    </w:tbl>
    <w:p w14:paraId="5FED62E2" w14:textId="77777777" w:rsidR="00A94A36" w:rsidRDefault="00A94A36" w:rsidP="00A94A36">
      <w:pPr>
        <w:spacing w:line="300" w:lineRule="exact"/>
      </w:pPr>
      <w:r w:rsidRPr="00A94A36">
        <w:rPr>
          <w:rFonts w:hint="eastAsia"/>
          <w:b/>
          <w:bCs/>
        </w:rPr>
        <w:t>2.1.2.4</w:t>
      </w:r>
      <w:r w:rsidRPr="00A94A36">
        <w:rPr>
          <w:rFonts w:hint="eastAsia"/>
          <w:b/>
          <w:bCs/>
        </w:rPr>
        <w:t>工况适配</w:t>
      </w:r>
      <w:r w:rsidRPr="00A94A36">
        <w:rPr>
          <w:rFonts w:hint="eastAsia"/>
        </w:rPr>
        <w:t>：电压为三相</w:t>
      </w:r>
      <w:r w:rsidRPr="00A94A36">
        <w:rPr>
          <w:rFonts w:hint="eastAsia"/>
        </w:rPr>
        <w:t xml:space="preserve"> 380V</w:t>
      </w:r>
      <w:r w:rsidRPr="00A94A36">
        <w:rPr>
          <w:rFonts w:hint="eastAsia"/>
        </w:rPr>
        <w:t>（符合工厂供电），机座</w:t>
      </w:r>
      <w:r w:rsidRPr="00A94A36">
        <w:rPr>
          <w:rFonts w:hint="eastAsia"/>
        </w:rPr>
        <w:t xml:space="preserve"> 130mm </w:t>
      </w:r>
      <w:r w:rsidRPr="00A94A36">
        <w:rPr>
          <w:rFonts w:hint="eastAsia"/>
        </w:rPr>
        <w:t>的规格也适配中小型胶带输送机的安装空间。</w:t>
      </w:r>
    </w:p>
    <w:p w14:paraId="4C892C9D" w14:textId="77777777" w:rsidR="00A94A36" w:rsidRDefault="00A94A36" w:rsidP="00A94A36"/>
    <w:tbl>
      <w:tblPr>
        <w:tblpPr w:leftFromText="180" w:rightFromText="180" w:vertAnchor="page" w:horzAnchor="margin" w:tblpX="108" w:tblpY="13785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2C036B" w14:paraId="78B3A17D" w14:textId="77777777" w:rsidTr="0020304A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13B5F" w14:textId="5FAF23F9" w:rsidR="002C036B" w:rsidRDefault="002C036B" w:rsidP="002C036B">
            <w:pPr>
              <w:jc w:val="center"/>
              <w:rPr>
                <w:rFonts w:ascii="黑体" w:eastAsia="黑体"/>
                <w:b/>
                <w:bCs/>
                <w:szCs w:val="32"/>
              </w:rPr>
            </w:pPr>
            <w:r>
              <w:rPr>
                <w:rFonts w:hint="eastAsia"/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766A28B6" wp14:editId="41C95784">
                  <wp:simplePos x="0" y="0"/>
                  <wp:positionH relativeFrom="column">
                    <wp:posOffset>-135423</wp:posOffset>
                  </wp:positionH>
                  <wp:positionV relativeFrom="paragraph">
                    <wp:posOffset>-7723325</wp:posOffset>
                  </wp:positionV>
                  <wp:extent cx="5189220" cy="6404610"/>
                  <wp:effectExtent l="0" t="0" r="0" b="0"/>
                  <wp:wrapNone/>
                  <wp:docPr id="135900104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9220" cy="6404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int="eastAsia"/>
                <w:b/>
                <w:bCs/>
                <w:szCs w:val="32"/>
              </w:rPr>
              <w:t>结果</w:t>
            </w:r>
          </w:p>
          <w:p w14:paraId="6C2F96A8" w14:textId="77777777" w:rsidR="002C036B" w:rsidRPr="00DE7E16" w:rsidRDefault="002C036B" w:rsidP="002C036B">
            <w:pPr>
              <w:rPr>
                <w:rFonts w:ascii="黑体" w:eastAsia="黑体"/>
                <w:b/>
                <w:bCs/>
                <w:szCs w:val="32"/>
              </w:rPr>
            </w:pPr>
            <w:r>
              <w:rPr>
                <w:rFonts w:ascii="黑体" w:eastAsia="黑体" w:hint="eastAsia"/>
                <w:b/>
                <w:bCs/>
                <w:szCs w:val="32"/>
              </w:rPr>
              <w:t>选择电机 MS1H2-40C30CD-S63R</w:t>
            </w:r>
          </w:p>
        </w:tc>
      </w:tr>
    </w:tbl>
    <w:p w14:paraId="4FE1FAC9" w14:textId="77777777" w:rsidR="00A94A36" w:rsidRDefault="00A94A36" w:rsidP="00A94A36"/>
    <w:tbl>
      <w:tblPr>
        <w:tblpPr w:leftFromText="180" w:rightFromText="180" w:vertAnchor="page" w:horzAnchor="margin" w:tblpX="108" w:tblpY="13785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A94A36" w14:paraId="45DF776D" w14:textId="77777777" w:rsidTr="00A94A36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8D86" w14:textId="77777777" w:rsidR="002C036B" w:rsidRPr="002C036B" w:rsidRDefault="002C036B" w:rsidP="002C036B">
            <w:pPr>
              <w:rPr>
                <w:rFonts w:ascii="黑体" w:eastAsia="黑体"/>
                <w:b/>
                <w:bCs/>
                <w:szCs w:val="32"/>
              </w:rPr>
            </w:pPr>
          </w:p>
          <w:p w14:paraId="61D21995" w14:textId="77777777" w:rsidR="002C036B" w:rsidRPr="002C036B" w:rsidRDefault="002C036B" w:rsidP="002C036B">
            <w:pPr>
              <w:rPr>
                <w:rFonts w:ascii="黑体" w:eastAsia="黑体"/>
                <w:b/>
                <w:bCs/>
                <w:szCs w:val="32"/>
              </w:rPr>
            </w:pPr>
            <w:r w:rsidRPr="002C036B">
              <w:rPr>
                <w:rFonts w:ascii="黑体" w:eastAsia="黑体" w:hint="eastAsia"/>
                <w:b/>
                <w:bCs/>
                <w:szCs w:val="32"/>
              </w:rPr>
              <w:t>结果</w:t>
            </w:r>
          </w:p>
          <w:p w14:paraId="542C430B" w14:textId="77777777" w:rsidR="002C036B" w:rsidRPr="002C036B" w:rsidRDefault="002C036B" w:rsidP="002C036B">
            <w:pPr>
              <w:rPr>
                <w:rFonts w:ascii="黑体" w:eastAsia="黑体"/>
                <w:b/>
                <w:bCs/>
                <w:szCs w:val="32"/>
              </w:rPr>
            </w:pPr>
            <w:r w:rsidRPr="002C036B">
              <w:rPr>
                <w:rFonts w:ascii="黑体" w:eastAsia="黑体" w:hint="eastAsia"/>
                <w:b/>
                <w:bCs/>
                <w:szCs w:val="32"/>
              </w:rPr>
              <w:t xml:space="preserve">总减速比22                                </w:t>
            </w:r>
          </w:p>
          <w:p w14:paraId="4114D5A3" w14:textId="370449E7" w:rsidR="002C036B" w:rsidRPr="002C036B" w:rsidRDefault="002C036B" w:rsidP="002C036B">
            <w:pPr>
              <w:rPr>
                <w:rFonts w:ascii="黑体" w:eastAsia="黑体"/>
                <w:b/>
                <w:bCs/>
                <w:szCs w:val="32"/>
              </w:rPr>
            </w:pPr>
            <w:r w:rsidRPr="002C036B">
              <w:rPr>
                <w:rFonts w:ascii="黑体" w:eastAsia="黑体" w:hint="eastAsia"/>
                <w:b/>
                <w:bCs/>
                <w:szCs w:val="32"/>
              </w:rPr>
              <w:t>高速级减速比4</w:t>
            </w:r>
            <w:r w:rsidR="00AC6661">
              <w:rPr>
                <w:rFonts w:ascii="黑体" w:eastAsia="黑体" w:hint="eastAsia"/>
                <w:b/>
                <w:bCs/>
                <w:szCs w:val="32"/>
              </w:rPr>
              <w:t>.4</w:t>
            </w:r>
          </w:p>
          <w:p w14:paraId="5754A37B" w14:textId="3A93F497" w:rsidR="002C036B" w:rsidRPr="002C036B" w:rsidRDefault="002C036B" w:rsidP="002C036B">
            <w:pPr>
              <w:rPr>
                <w:rFonts w:ascii="黑体" w:eastAsia="黑体"/>
                <w:b/>
                <w:bCs/>
                <w:szCs w:val="32"/>
              </w:rPr>
            </w:pPr>
            <w:r w:rsidRPr="002C036B">
              <w:rPr>
                <w:rFonts w:ascii="黑体" w:eastAsia="黑体" w:hint="eastAsia"/>
                <w:b/>
                <w:bCs/>
                <w:szCs w:val="32"/>
              </w:rPr>
              <w:t>低速级减速比5</w:t>
            </w:r>
          </w:p>
          <w:p w14:paraId="70429873" w14:textId="0064251E" w:rsidR="00A94A36" w:rsidRPr="00DE7E16" w:rsidRDefault="00F752CA" w:rsidP="00A94A36">
            <w:pPr>
              <w:rPr>
                <w:rFonts w:ascii="黑体" w:eastAsia="黑体"/>
                <w:b/>
                <w:bCs/>
                <w:szCs w:val="32"/>
              </w:rPr>
            </w:pPr>
            <w:r>
              <w:rPr>
                <w:rFonts w:ascii="黑体" w:eastAsia="黑体"/>
                <w:b/>
                <w:bCs/>
                <w:szCs w:val="32"/>
              </w:rPr>
              <w:t>U</w:t>
            </w:r>
            <w:r>
              <w:rPr>
                <w:rFonts w:ascii="黑体" w:eastAsia="黑体" w:hint="eastAsia"/>
                <w:b/>
                <w:bCs/>
                <w:szCs w:val="32"/>
              </w:rPr>
              <w:t>=</w:t>
            </w:r>
            <w:r w:rsidR="003115E7">
              <w:rPr>
                <w:rFonts w:ascii="黑体" w:eastAsia="黑体" w:hint="eastAsia"/>
                <w:b/>
                <w:bCs/>
                <w:szCs w:val="32"/>
              </w:rPr>
              <w:t>4</w:t>
            </w:r>
            <w:r w:rsidR="00AC6661">
              <w:rPr>
                <w:rFonts w:ascii="黑体" w:eastAsia="黑体" w:hint="eastAsia"/>
                <w:b/>
                <w:bCs/>
                <w:szCs w:val="32"/>
              </w:rPr>
              <w:t>.4</w:t>
            </w:r>
          </w:p>
        </w:tc>
      </w:tr>
    </w:tbl>
    <w:p w14:paraId="6AD5D2C9" w14:textId="77777777" w:rsidR="00A94A36" w:rsidRPr="00A94A36" w:rsidRDefault="00A94A36" w:rsidP="00A94A36">
      <w:pPr>
        <w:spacing w:line="360" w:lineRule="exact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2.2</w:t>
      </w:r>
      <w:r w:rsidRPr="00A94A36">
        <w:rPr>
          <w:rFonts w:ascii="宋体" w:hAnsi="宋体" w:hint="eastAsia"/>
          <w:b/>
          <w:bCs/>
          <w:sz w:val="28"/>
          <w:szCs w:val="28"/>
        </w:rPr>
        <w:t>两级减速比以及齿轮齿数的确定</w:t>
      </w:r>
    </w:p>
    <w:p w14:paraId="28046AB9" w14:textId="77777777" w:rsidR="00A94A36" w:rsidRPr="00A94A36" w:rsidRDefault="00A94A36" w:rsidP="00A94A36">
      <w:pPr>
        <w:spacing w:line="360" w:lineRule="exact"/>
        <w:ind w:firstLineChars="200" w:firstLine="482"/>
        <w:jc w:val="left"/>
        <w:rPr>
          <w:rFonts w:ascii="宋体" w:hAnsi="宋体" w:hint="eastAsia"/>
          <w:b/>
          <w:bCs/>
          <w:sz w:val="24"/>
        </w:rPr>
      </w:pPr>
      <w:r w:rsidRPr="00A94A36">
        <w:rPr>
          <w:rFonts w:ascii="宋体" w:hAnsi="宋体" w:hint="eastAsia"/>
          <w:b/>
          <w:bCs/>
          <w:sz w:val="24"/>
        </w:rPr>
        <w:t>2.2.1</w:t>
      </w:r>
      <w:r w:rsidRPr="00A94A36">
        <w:rPr>
          <w:rFonts w:ascii="宋体" w:hAnsi="宋体"/>
          <w:b/>
          <w:bCs/>
          <w:sz w:val="24"/>
        </w:rPr>
        <w:t>首先明确总减速比</w:t>
      </w:r>
    </w:p>
    <w:p w14:paraId="4C7EFEDE" w14:textId="77777777" w:rsidR="00A94A36" w:rsidRPr="00C375C1" w:rsidRDefault="00A94A36" w:rsidP="00A94A36">
      <w:pPr>
        <w:spacing w:line="360" w:lineRule="exact"/>
        <w:ind w:firstLineChars="200" w:firstLine="420"/>
        <w:jc w:val="left"/>
        <w:rPr>
          <w:rFonts w:ascii="宋体" w:hAnsi="宋体" w:hint="eastAsia"/>
          <w:szCs w:val="21"/>
        </w:rPr>
      </w:pPr>
      <w:r w:rsidRPr="00194629">
        <w:rPr>
          <w:rFonts w:ascii="宋体" w:hAnsi="宋体"/>
          <w:szCs w:val="21"/>
        </w:rPr>
        <w:t>电机额定转n1=3000</w:t>
      </w:r>
      <w:r>
        <w:rPr>
          <w:rFonts w:ascii="宋体" w:hAnsi="宋体" w:hint="eastAsia"/>
          <w:szCs w:val="21"/>
        </w:rPr>
        <w:t>r</w:t>
      </w:r>
      <w:r w:rsidRPr="00194629">
        <w:rPr>
          <w:rFonts w:ascii="宋体" w:hAnsi="宋体"/>
          <w:szCs w:val="21"/>
        </w:rPr>
        <w:t>pm，卷筒目标转速</w:t>
      </w:r>
      <w:r>
        <w:rPr>
          <w:rFonts w:ascii="宋体" w:hAnsi="宋体" w:hint="eastAsia"/>
          <w:szCs w:val="21"/>
        </w:rPr>
        <w:t>n</w:t>
      </w:r>
      <w:r w:rsidRPr="00194629"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>=137rpm</w:t>
      </w:r>
      <w:r w:rsidRPr="00194629">
        <w:rPr>
          <w:rFonts w:ascii="宋体" w:hAnsi="宋体"/>
          <w:szCs w:val="21"/>
        </w:rPr>
        <w:t>，总减速比 </w:t>
      </w:r>
      <w:proofErr w:type="spellStart"/>
      <w:r>
        <w:rPr>
          <w:rFonts w:ascii="宋体" w:hAnsi="宋体" w:hint="eastAsia"/>
          <w:szCs w:val="21"/>
        </w:rPr>
        <w:t>i</w:t>
      </w:r>
      <w:proofErr w:type="spellEnd"/>
      <w:r w:rsidRPr="00194629">
        <w:rPr>
          <w:rFonts w:ascii="宋体" w:hAnsi="宋体"/>
          <w:szCs w:val="21"/>
        </w:rPr>
        <w:t>总</w:t>
      </w:r>
      <w:r>
        <w:rPr>
          <w:rFonts w:ascii="宋体" w:hAnsi="宋体" w:hint="eastAsia"/>
          <w:szCs w:val="21"/>
        </w:rPr>
        <w:t>=</w:t>
      </w:r>
      <w:r w:rsidRPr="00194629">
        <w:rPr>
          <w:rFonts w:ascii="宋体" w:hAnsi="宋体"/>
          <w:szCs w:val="21"/>
        </w:rPr>
        <w:t>3000</w:t>
      </w:r>
      <w:r>
        <w:rPr>
          <w:rFonts w:ascii="宋体" w:hAnsi="宋体" w:hint="eastAsia"/>
          <w:szCs w:val="21"/>
        </w:rPr>
        <w:t>/</w:t>
      </w:r>
      <w:r w:rsidRPr="00194629">
        <w:rPr>
          <w:rFonts w:ascii="宋体" w:hAnsi="宋体"/>
          <w:szCs w:val="21"/>
        </w:rPr>
        <w:t>137</w:t>
      </w:r>
      <w:r>
        <w:rPr>
          <w:rFonts w:ascii="宋体" w:hAnsi="宋体" w:hint="eastAsia"/>
          <w:szCs w:val="21"/>
        </w:rPr>
        <w:t>=</w:t>
      </w:r>
      <w:r w:rsidRPr="00194629">
        <w:rPr>
          <w:rFonts w:ascii="宋体" w:hAnsi="宋体"/>
          <w:szCs w:val="21"/>
        </w:rPr>
        <w:t>22。</w:t>
      </w:r>
      <w:r w:rsidRPr="00C375C1">
        <w:rPr>
          <w:rFonts w:ascii="宋体" w:hAnsi="宋体"/>
          <w:szCs w:val="21"/>
        </w:rPr>
        <w:t>两级齿轮减速的减速比分配原则：通常按 “高速级减速比略小、低速级略大” 的方式分配（让低速级承受更大扭矩，高速级转速高但扭矩小，平衡齿轮的受力与尺寸），常见分配比例为 1:(1.2</w:t>
      </w:r>
      <w:r>
        <w:rPr>
          <w:rFonts w:ascii="宋体" w:hAnsi="宋体" w:hint="eastAsia"/>
          <w:szCs w:val="21"/>
        </w:rPr>
        <w:t>-</w:t>
      </w:r>
      <w:r w:rsidRPr="00C375C1">
        <w:rPr>
          <w:rFonts w:ascii="宋体" w:hAnsi="宋体"/>
          <w:szCs w:val="21"/>
        </w:rPr>
        <w:t>1.5)。</w:t>
      </w:r>
    </w:p>
    <w:p w14:paraId="3F046550" w14:textId="77777777" w:rsidR="00A94A36" w:rsidRDefault="00A94A36" w:rsidP="00A94A36">
      <w:pPr>
        <w:spacing w:line="360" w:lineRule="exact"/>
        <w:ind w:firstLineChars="200" w:firstLine="420"/>
        <w:rPr>
          <w:rFonts w:ascii="宋体" w:hAnsi="宋体" w:hint="eastAsia"/>
          <w:szCs w:val="21"/>
        </w:rPr>
      </w:pPr>
      <w:r w:rsidRPr="00C375C1">
        <w:rPr>
          <w:rFonts w:ascii="宋体" w:hAnsi="宋体" w:hint="eastAsia"/>
          <w:szCs w:val="21"/>
        </w:rPr>
        <w:t>针对总减速比</w:t>
      </w:r>
      <w:proofErr w:type="spellStart"/>
      <w:r>
        <w:rPr>
          <w:rFonts w:ascii="宋体" w:hAnsi="宋体" w:hint="eastAsia"/>
          <w:szCs w:val="21"/>
        </w:rPr>
        <w:t>i</w:t>
      </w:r>
      <w:proofErr w:type="spellEnd"/>
      <w:r w:rsidRPr="00C375C1">
        <w:rPr>
          <w:rFonts w:ascii="宋体" w:hAnsi="宋体" w:hint="eastAsia"/>
          <w:szCs w:val="21"/>
        </w:rPr>
        <w:t>总</w:t>
      </w:r>
      <w:r>
        <w:rPr>
          <w:rFonts w:ascii="宋体" w:hAnsi="宋体" w:hint="eastAsia"/>
          <w:szCs w:val="21"/>
        </w:rPr>
        <w:t>=</w:t>
      </w:r>
      <w:r w:rsidRPr="00C375C1">
        <w:rPr>
          <w:rFonts w:ascii="宋体" w:hAnsi="宋体" w:hint="eastAsia"/>
          <w:szCs w:val="21"/>
        </w:rPr>
        <w:t>22，推荐分配：高速级减速比i</w:t>
      </w:r>
      <w:r>
        <w:rPr>
          <w:rFonts w:ascii="宋体" w:hAnsi="宋体" w:hint="eastAsia"/>
          <w:szCs w:val="21"/>
        </w:rPr>
        <w:t>1=</w:t>
      </w:r>
      <w:r w:rsidRPr="00C375C1">
        <w:rPr>
          <w:rFonts w:ascii="宋体" w:hAnsi="宋体" w:hint="eastAsia"/>
          <w:szCs w:val="21"/>
        </w:rPr>
        <w:t>4.3低速级减速比i2</w:t>
      </w:r>
      <w:r>
        <w:rPr>
          <w:rFonts w:ascii="宋体" w:hAnsi="宋体" w:hint="eastAsia"/>
          <w:szCs w:val="21"/>
        </w:rPr>
        <w:t>=</w:t>
      </w:r>
      <w:r w:rsidRPr="00C375C1">
        <w:rPr>
          <w:rFonts w:ascii="宋体" w:hAnsi="宋体" w:hint="eastAsia"/>
          <w:szCs w:val="21"/>
        </w:rPr>
        <w:t>5.1验证</w:t>
      </w:r>
      <w:r>
        <w:rPr>
          <w:rFonts w:ascii="宋体" w:hAnsi="宋体" w:hint="eastAsia"/>
          <w:szCs w:val="21"/>
        </w:rPr>
        <w:t>:i</w:t>
      </w:r>
      <w:r w:rsidRPr="00C375C1"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*</w:t>
      </w:r>
      <w:r w:rsidRPr="00C375C1">
        <w:rPr>
          <w:rFonts w:ascii="宋体" w:hAnsi="宋体" w:hint="eastAsia"/>
          <w:szCs w:val="21"/>
        </w:rPr>
        <w:t>i2=4.3</w:t>
      </w:r>
      <w:r>
        <w:rPr>
          <w:rFonts w:ascii="宋体" w:hAnsi="宋体" w:hint="eastAsia"/>
          <w:szCs w:val="21"/>
        </w:rPr>
        <w:t>*</w:t>
      </w:r>
      <w:r w:rsidRPr="00C375C1">
        <w:rPr>
          <w:rFonts w:ascii="宋体" w:hAnsi="宋体" w:hint="eastAsia"/>
          <w:szCs w:val="21"/>
        </w:rPr>
        <w:t>5.1</w:t>
      </w:r>
      <w:r>
        <w:rPr>
          <w:rFonts w:ascii="宋体" w:hAnsi="宋体" w:hint="eastAsia"/>
          <w:szCs w:val="21"/>
        </w:rPr>
        <w:t>=</w:t>
      </w:r>
      <w:r w:rsidRPr="00C375C1">
        <w:rPr>
          <w:rFonts w:ascii="宋体" w:hAnsi="宋体" w:hint="eastAsia"/>
          <w:szCs w:val="21"/>
        </w:rPr>
        <w:t>22符合总减速比；且高速级转速降为3000</w:t>
      </w:r>
      <w:r>
        <w:rPr>
          <w:rFonts w:ascii="宋体" w:hAnsi="宋体" w:hint="eastAsia"/>
          <w:szCs w:val="21"/>
        </w:rPr>
        <w:t>/</w:t>
      </w:r>
      <w:r w:rsidRPr="00C375C1">
        <w:rPr>
          <w:rFonts w:ascii="宋体" w:hAnsi="宋体" w:hint="eastAsia"/>
          <w:szCs w:val="21"/>
        </w:rPr>
        <w:t>4.3</w:t>
      </w:r>
      <w:r>
        <w:rPr>
          <w:rFonts w:ascii="宋体" w:hAnsi="宋体" w:hint="eastAsia"/>
          <w:szCs w:val="21"/>
        </w:rPr>
        <w:t>=</w:t>
      </w:r>
      <w:r w:rsidRPr="00C375C1">
        <w:rPr>
          <w:rFonts w:ascii="宋体" w:hAnsi="宋体" w:hint="eastAsia"/>
          <w:szCs w:val="21"/>
        </w:rPr>
        <w:t>698\ rpm，低速级再降为698</w:t>
      </w:r>
      <w:r>
        <w:rPr>
          <w:rFonts w:ascii="宋体" w:hAnsi="宋体" w:hint="eastAsia"/>
          <w:szCs w:val="21"/>
        </w:rPr>
        <w:t>/</w:t>
      </w:r>
      <w:r w:rsidRPr="00C375C1">
        <w:rPr>
          <w:rFonts w:ascii="宋体" w:hAnsi="宋体" w:hint="eastAsia"/>
          <w:szCs w:val="21"/>
        </w:rPr>
        <w:t>5.1</w:t>
      </w:r>
      <w:r>
        <w:rPr>
          <w:rFonts w:ascii="宋体" w:hAnsi="宋体" w:hint="eastAsia"/>
          <w:szCs w:val="21"/>
        </w:rPr>
        <w:t>=</w:t>
      </w:r>
      <w:r w:rsidRPr="00C375C1">
        <w:rPr>
          <w:rFonts w:ascii="宋体" w:hAnsi="宋体" w:hint="eastAsia"/>
          <w:szCs w:val="21"/>
        </w:rPr>
        <w:t>137rpm，刚好匹配卷筒转速也可简化为整数比（便于齿轮齿数设计）：高速级i</w:t>
      </w:r>
      <w:r>
        <w:rPr>
          <w:rFonts w:ascii="宋体" w:hAnsi="宋体" w:hint="eastAsia"/>
          <w:szCs w:val="21"/>
        </w:rPr>
        <w:t>1</w:t>
      </w:r>
      <w:r w:rsidRPr="00C375C1">
        <w:rPr>
          <w:rFonts w:ascii="宋体" w:hAnsi="宋体" w:hint="eastAsia"/>
          <w:szCs w:val="21"/>
        </w:rPr>
        <w:t>=4低速级：i2=5.5（总减速比4</w:t>
      </w:r>
      <w:r>
        <w:rPr>
          <w:rFonts w:ascii="宋体" w:hAnsi="宋体" w:hint="eastAsia"/>
          <w:szCs w:val="21"/>
        </w:rPr>
        <w:t>*</w:t>
      </w:r>
      <w:r w:rsidRPr="00C375C1">
        <w:rPr>
          <w:rFonts w:ascii="宋体" w:hAnsi="宋体" w:hint="eastAsia"/>
          <w:szCs w:val="21"/>
        </w:rPr>
        <w:t>5.5=22，同样满足需求）</w:t>
      </w:r>
    </w:p>
    <w:p w14:paraId="26AF7FA9" w14:textId="77777777" w:rsidR="00A94A36" w:rsidRPr="00A94A36" w:rsidRDefault="00A94A36" w:rsidP="00A94A36">
      <w:pPr>
        <w:spacing w:line="360" w:lineRule="exact"/>
        <w:ind w:firstLineChars="200" w:firstLine="482"/>
        <w:rPr>
          <w:rFonts w:ascii="宋体" w:hAnsi="宋体" w:hint="eastAsia"/>
          <w:b/>
          <w:bCs/>
          <w:sz w:val="24"/>
        </w:rPr>
      </w:pPr>
      <w:r w:rsidRPr="00A94A36">
        <w:rPr>
          <w:rFonts w:ascii="宋体" w:hAnsi="宋体" w:hint="eastAsia"/>
          <w:b/>
          <w:bCs/>
          <w:sz w:val="24"/>
        </w:rPr>
        <w:t>2.2.2减速比分配</w:t>
      </w:r>
    </w:p>
    <w:p w14:paraId="35C148D1" w14:textId="77777777" w:rsidR="00A94A36" w:rsidRDefault="00A94A36" w:rsidP="00A94A36">
      <w:pPr>
        <w:spacing w:line="360" w:lineRule="exact"/>
        <w:ind w:firstLineChars="200" w:firstLine="420"/>
        <w:rPr>
          <w:rFonts w:ascii="宋体" w:hAnsi="宋体" w:hint="eastAsia"/>
          <w:szCs w:val="21"/>
        </w:rPr>
      </w:pPr>
      <w:r w:rsidRPr="001B4F6C">
        <w:rPr>
          <w:rFonts w:ascii="宋体" w:hAnsi="宋体" w:hint="eastAsia"/>
          <w:szCs w:val="21"/>
        </w:rPr>
        <w:t>（保证最小齿数≥21）总减速比</w:t>
      </w:r>
      <w:proofErr w:type="spellStart"/>
      <w:r w:rsidRPr="001B4F6C">
        <w:rPr>
          <w:rFonts w:ascii="宋体" w:hAnsi="宋体" w:hint="eastAsia"/>
          <w:szCs w:val="21"/>
        </w:rPr>
        <w:t>i</w:t>
      </w:r>
      <w:proofErr w:type="spellEnd"/>
      <w:r w:rsidRPr="001B4F6C">
        <w:rPr>
          <w:rFonts w:ascii="宋体" w:hAnsi="宋体" w:hint="eastAsia"/>
          <w:szCs w:val="21"/>
        </w:rPr>
        <w:t>_总=22，调整为高速级i1=4.4、低速级i2=5乘积4.4×5=22。齿轮齿数设计（最小齿数≥21）高速级：设高速级小齿轮齿数 z1=25（≥21），则大齿轮齿数 z2=i1×z1=4.4×25=110（整数，无误差）。传动比i</w:t>
      </w:r>
      <w:r>
        <w:rPr>
          <w:rFonts w:ascii="宋体" w:hAnsi="宋体" w:hint="eastAsia"/>
          <w:szCs w:val="21"/>
        </w:rPr>
        <w:t>1</w:t>
      </w:r>
      <w:r w:rsidRPr="001B4F6C">
        <w:rPr>
          <w:rFonts w:ascii="宋体" w:hAnsi="宋体" w:hint="eastAsia"/>
          <w:szCs w:val="21"/>
        </w:rPr>
        <w:t>=110</w:t>
      </w:r>
      <w:r>
        <w:rPr>
          <w:rFonts w:ascii="宋体" w:hAnsi="宋体" w:hint="eastAsia"/>
          <w:szCs w:val="21"/>
        </w:rPr>
        <w:t>/</w:t>
      </w:r>
      <w:r w:rsidRPr="001B4F6C">
        <w:rPr>
          <w:rFonts w:ascii="宋体" w:hAnsi="宋体" w:hint="eastAsia"/>
          <w:szCs w:val="21"/>
        </w:rPr>
        <w:t>25=4.4，符合设计。低速级：设低速级小齿轮齿数z3=22（≥21），则大齿轮齿数z4=i2×z3=5×22=110（整数）。传动比 i2=110</w:t>
      </w:r>
      <w:r>
        <w:rPr>
          <w:rFonts w:ascii="宋体" w:hAnsi="宋体" w:hint="eastAsia"/>
          <w:szCs w:val="21"/>
        </w:rPr>
        <w:t>/</w:t>
      </w:r>
      <w:r w:rsidRPr="001B4F6C">
        <w:rPr>
          <w:rFonts w:ascii="宋体" w:hAnsi="宋体" w:hint="eastAsia"/>
          <w:szCs w:val="21"/>
        </w:rPr>
        <w:t>22=5，总减速比 4.4×5=22，完全匹配。方案优势所有齿轮齿数（22、25、110）均≥21，避免根切风险，同时齿形更稳定；齿数为整数，传动比精准，无需修正，方便后续模数、中心距等参数计算；两级齿轮尺寸匹配（大齿轮均为 110 齿），减速器箱体的对称度更好，加工 / 装配工艺性更优。</w:t>
      </w:r>
    </w:p>
    <w:p w14:paraId="53134C45" w14:textId="77777777" w:rsidR="00A94A36" w:rsidRDefault="00A94A36" w:rsidP="00A94A36"/>
    <w:p w14:paraId="2661E4CF" w14:textId="77777777" w:rsidR="00A94A36" w:rsidRDefault="00A94A36" w:rsidP="00A94A36"/>
    <w:p w14:paraId="1493A8B3" w14:textId="77777777" w:rsidR="00A94A36" w:rsidRDefault="00A94A36" w:rsidP="00A94A36"/>
    <w:p w14:paraId="7FBBAA26" w14:textId="77777777" w:rsidR="00A94A36" w:rsidRDefault="00A94A36" w:rsidP="00A94A36"/>
    <w:p w14:paraId="5D7B6CD0" w14:textId="77777777" w:rsidR="00A94A36" w:rsidRDefault="00A94A36" w:rsidP="00A94A36"/>
    <w:p w14:paraId="630A4EE3" w14:textId="77777777" w:rsidR="00A94A36" w:rsidRDefault="00A94A36" w:rsidP="00A94A36"/>
    <w:p w14:paraId="1D8146D0" w14:textId="77777777" w:rsidR="00A94A36" w:rsidRDefault="00A94A36" w:rsidP="00A94A36"/>
    <w:p w14:paraId="03866611" w14:textId="77777777" w:rsidR="00A94A36" w:rsidRDefault="00A94A36" w:rsidP="00A94A36"/>
    <w:p w14:paraId="56065F1C" w14:textId="77777777" w:rsidR="00A94A36" w:rsidRDefault="00A94A36" w:rsidP="00A94A36"/>
    <w:p w14:paraId="4D7B9335" w14:textId="77777777" w:rsidR="00A94A36" w:rsidRDefault="00A94A36" w:rsidP="00A94A36"/>
    <w:p w14:paraId="18CB3086" w14:textId="77777777" w:rsidR="00A94A36" w:rsidRDefault="00A94A36" w:rsidP="00A94A36"/>
    <w:p w14:paraId="4611371B" w14:textId="77777777" w:rsidR="00A94A36" w:rsidRDefault="00A94A36" w:rsidP="00A94A36"/>
    <w:p w14:paraId="1D7BEA04" w14:textId="77777777" w:rsidR="00A94A36" w:rsidRDefault="00A94A36" w:rsidP="00A94A36"/>
    <w:p w14:paraId="35CD61D0" w14:textId="77777777" w:rsidR="00A94A36" w:rsidRDefault="00A94A36" w:rsidP="00A94A36"/>
    <w:p w14:paraId="232E318B" w14:textId="77777777" w:rsidR="00A94A36" w:rsidRDefault="00A94A36" w:rsidP="00A94A36"/>
    <w:p w14:paraId="3B5276B1" w14:textId="77777777" w:rsidR="00A94A36" w:rsidRDefault="00A94A36" w:rsidP="00A94A36"/>
    <w:p w14:paraId="65A03200" w14:textId="77777777" w:rsidR="00A94A36" w:rsidRDefault="00A94A36" w:rsidP="00A94A36"/>
    <w:p w14:paraId="4DAB11B3" w14:textId="77777777" w:rsidR="00A94A36" w:rsidRDefault="00E96FF2" w:rsidP="00A94A36">
      <w:pPr>
        <w:rPr>
          <w:rFonts w:ascii="Adobe 宋体 Std L" w:eastAsia="Adobe 宋体 Std L" w:hAnsi="Adobe 宋体 Std L" w:hint="eastAsia"/>
          <w:b/>
          <w:bCs/>
          <w:sz w:val="32"/>
          <w:szCs w:val="32"/>
        </w:rPr>
      </w:pPr>
      <w:r w:rsidRPr="00E96FF2">
        <w:rPr>
          <w:rFonts w:ascii="Adobe 宋体 Std L" w:eastAsia="Adobe 宋体 Std L" w:hAnsi="Adobe 宋体 Std L" w:hint="eastAsia"/>
          <w:b/>
          <w:bCs/>
          <w:sz w:val="32"/>
          <w:szCs w:val="32"/>
        </w:rPr>
        <w:lastRenderedPageBreak/>
        <w:t>3传动件（如齿轮或蜗杆传动、带传动等）的设计</w:t>
      </w:r>
    </w:p>
    <w:p w14:paraId="36D2E8DA" w14:textId="2BA1C066" w:rsidR="00E96FF2" w:rsidRPr="00E96FF2" w:rsidRDefault="00276888" w:rsidP="00A94A36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bookmarkStart w:id="0" w:name="OLE_LINK9"/>
      <w:r>
        <w:rPr>
          <w:noProof/>
        </w:rPr>
        <w:drawing>
          <wp:anchor distT="0" distB="0" distL="114300" distR="114300" simplePos="0" relativeHeight="251658241" behindDoc="0" locked="0" layoutInCell="1" allowOverlap="1" wp14:anchorId="208D792B" wp14:editId="4C5F7F08">
            <wp:simplePos x="0" y="0"/>
            <wp:positionH relativeFrom="column">
              <wp:posOffset>3678555</wp:posOffset>
            </wp:positionH>
            <wp:positionV relativeFrom="paragraph">
              <wp:posOffset>62230</wp:posOffset>
            </wp:positionV>
            <wp:extent cx="1724660" cy="2532380"/>
            <wp:effectExtent l="0" t="0" r="8890" b="1270"/>
            <wp:wrapSquare wrapText="bothSides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66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6FF2">
        <w:rPr>
          <w:rFonts w:ascii="Adobe 宋体 Std L" w:eastAsia="Adobe 宋体 Std L" w:hAnsi="Adobe 宋体 Std L" w:hint="eastAsia"/>
          <w:b/>
          <w:bCs/>
          <w:sz w:val="28"/>
          <w:szCs w:val="28"/>
        </w:rPr>
        <w:t>3.1第一组齿轮的设计</w:t>
      </w:r>
    </w:p>
    <w:p w14:paraId="543BD174" w14:textId="77777777" w:rsidR="00A94A36" w:rsidRPr="001B33B9" w:rsidRDefault="001B33B9" w:rsidP="00A94A36">
      <w:pPr>
        <w:rPr>
          <w:b/>
          <w:bCs/>
          <w:sz w:val="24"/>
        </w:rPr>
      </w:pPr>
      <w:bookmarkStart w:id="1" w:name="OLE_LINK2"/>
      <w:bookmarkEnd w:id="0"/>
      <w:r w:rsidRPr="001B33B9">
        <w:rPr>
          <w:rFonts w:hint="eastAsia"/>
          <w:b/>
          <w:bCs/>
          <w:sz w:val="24"/>
        </w:rPr>
        <w:t>3.1.1</w:t>
      </w:r>
      <w:r w:rsidRPr="001B33B9">
        <w:rPr>
          <w:rFonts w:hint="eastAsia"/>
          <w:b/>
          <w:bCs/>
          <w:sz w:val="24"/>
        </w:rPr>
        <w:t>选择齿轮类型精度等级材料及齿数</w:t>
      </w:r>
    </w:p>
    <w:bookmarkEnd w:id="1"/>
    <w:p w14:paraId="15DF3C50" w14:textId="77777777" w:rsidR="001B33B9" w:rsidRPr="001B33B9" w:rsidRDefault="001B33B9" w:rsidP="00A94A36">
      <w:r w:rsidRPr="001B33B9">
        <w:rPr>
          <w:rFonts w:hint="eastAsia"/>
        </w:rPr>
        <w:t>3.1.1.1</w:t>
      </w:r>
      <w:r w:rsidRPr="001B33B9">
        <w:rPr>
          <w:rFonts w:hint="eastAsia"/>
        </w:rPr>
        <w:t>按照右图所示的传动方案，选用标准直齿圆柱齿轮传动，压力角取</w:t>
      </w:r>
      <w:r w:rsidRPr="001B33B9">
        <w:rPr>
          <w:rFonts w:hint="eastAsia"/>
        </w:rPr>
        <w:t>20</w:t>
      </w:r>
      <w:r w:rsidRPr="001B33B9">
        <w:rPr>
          <w:rFonts w:hint="eastAsia"/>
        </w:rPr>
        <w:t>度</w:t>
      </w:r>
    </w:p>
    <w:p w14:paraId="3019957E" w14:textId="77777777" w:rsidR="001B33B9" w:rsidRDefault="001B33B9" w:rsidP="00A94A36">
      <w:r w:rsidRPr="001B33B9">
        <w:rPr>
          <w:rFonts w:hint="eastAsia"/>
        </w:rPr>
        <w:t>3.1.1.2</w:t>
      </w:r>
      <w:r>
        <w:rPr>
          <w:rFonts w:hint="eastAsia"/>
        </w:rPr>
        <w:t>带式胶带输送机为一般的工作机器，所以选用一般减速器的精度等级，选用</w:t>
      </w:r>
      <w:r>
        <w:rPr>
          <w:rFonts w:hint="eastAsia"/>
        </w:rPr>
        <w:t>7</w:t>
      </w:r>
      <w:r>
        <w:rPr>
          <w:rFonts w:hint="eastAsia"/>
        </w:rPr>
        <w:t>级精度</w:t>
      </w:r>
    </w:p>
    <w:p w14:paraId="6088C0BD" w14:textId="77777777" w:rsidR="001B33B9" w:rsidRDefault="001B33B9" w:rsidP="00A94A36">
      <w:r>
        <w:rPr>
          <w:rFonts w:hint="eastAsia"/>
        </w:rPr>
        <w:t>3.1.1.3</w:t>
      </w:r>
      <w:r>
        <w:rPr>
          <w:rFonts w:hint="eastAsia"/>
        </w:rPr>
        <w:t>材料选择</w:t>
      </w:r>
    </w:p>
    <w:p w14:paraId="7956F4D0" w14:textId="77777777" w:rsidR="007A3E6D" w:rsidRPr="001B33B9" w:rsidRDefault="001B33B9" w:rsidP="00A94A36">
      <w:r>
        <w:tab/>
      </w:r>
      <w:r>
        <w:rPr>
          <w:rFonts w:hint="eastAsia"/>
        </w:rPr>
        <w:t>由下方图表</w:t>
      </w:r>
      <w:r w:rsidR="007A3E6D">
        <w:rPr>
          <w:rFonts w:hint="eastAsia"/>
        </w:rPr>
        <w:t>选择小齿轮为</w:t>
      </w:r>
      <w:r w:rsidR="007A3E6D">
        <w:rPr>
          <w:rFonts w:hint="eastAsia"/>
        </w:rPr>
        <w:t>12crMnTi</w:t>
      </w:r>
      <w:r w:rsidR="007A3E6D">
        <w:rPr>
          <w:rFonts w:hint="eastAsia"/>
        </w:rPr>
        <w:t>（渗碳以后淬火）</w:t>
      </w:r>
      <w:r w:rsidR="008A2144">
        <w:rPr>
          <w:rFonts w:hint="eastAsia"/>
        </w:rPr>
        <w:t>齿面硬度为</w:t>
      </w:r>
      <w:bookmarkStart w:id="2" w:name="OLE_LINK1"/>
      <w:r w:rsidR="008A2144">
        <w:rPr>
          <w:rFonts w:hint="eastAsia"/>
        </w:rPr>
        <w:t>600HBW</w:t>
      </w:r>
      <w:bookmarkEnd w:id="2"/>
      <w:r w:rsidR="007A3E6D">
        <w:rPr>
          <w:rFonts w:hint="eastAsia"/>
        </w:rPr>
        <w:t>大齿轮选择为</w:t>
      </w:r>
      <w:r w:rsidR="007A3E6D">
        <w:rPr>
          <w:rFonts w:hint="eastAsia"/>
        </w:rPr>
        <w:t>45</w:t>
      </w:r>
      <w:r w:rsidR="007A3E6D">
        <w:rPr>
          <w:rFonts w:hint="eastAsia"/>
        </w:rPr>
        <w:t>钢（调制</w:t>
      </w:r>
      <w:r w:rsidR="008A2144">
        <w:rPr>
          <w:rFonts w:hint="eastAsia"/>
        </w:rPr>
        <w:t>后淬火</w:t>
      </w:r>
      <w:r w:rsidR="007A3E6D">
        <w:rPr>
          <w:rFonts w:hint="eastAsia"/>
        </w:rPr>
        <w:t>）</w:t>
      </w:r>
      <w:r w:rsidR="008A2144">
        <w:rPr>
          <w:rFonts w:hint="eastAsia"/>
        </w:rPr>
        <w:t>齿面硬度为</w:t>
      </w:r>
      <w:r w:rsidR="008A2144">
        <w:rPr>
          <w:rFonts w:hint="eastAsia"/>
        </w:rPr>
        <w:t>430HBW.</w:t>
      </w:r>
    </w:p>
    <w:p w14:paraId="17FACDD2" w14:textId="77777777" w:rsidR="008A2144" w:rsidRDefault="008A2144" w:rsidP="00A94A36">
      <w:r>
        <w:rPr>
          <w:rFonts w:hint="eastAsia"/>
        </w:rPr>
        <w:t>3.1.1.4</w:t>
      </w:r>
      <w:r>
        <w:rPr>
          <w:rFonts w:hint="eastAsia"/>
        </w:rPr>
        <w:t>初选小齿轮齿数为</w:t>
      </w:r>
      <w:r>
        <w:rPr>
          <w:rFonts w:hint="eastAsia"/>
        </w:rPr>
        <w:t>25</w:t>
      </w:r>
      <w:r>
        <w:rPr>
          <w:rFonts w:hint="eastAsia"/>
        </w:rPr>
        <w:t>齿，大齿轮齿数为</w:t>
      </w:r>
      <w:r>
        <w:rPr>
          <w:rFonts w:hint="eastAsia"/>
        </w:rPr>
        <w:t>110</w:t>
      </w:r>
      <w:r>
        <w:rPr>
          <w:rFonts w:hint="eastAsia"/>
        </w:rPr>
        <w:t>齿</w:t>
      </w:r>
      <w:r>
        <w:rPr>
          <w:rFonts w:hint="eastAsia"/>
        </w:rPr>
        <w:t>z1=25</w:t>
      </w:r>
    </w:p>
    <w:p w14:paraId="0BB6A751" w14:textId="1DFA4030" w:rsidR="008A2144" w:rsidRDefault="008A2144" w:rsidP="008A2144">
      <w:r>
        <w:t>Z</w:t>
      </w:r>
      <w:r>
        <w:rPr>
          <w:rFonts w:hint="eastAsia"/>
        </w:rPr>
        <w:t>2=110</w:t>
      </w:r>
    </w:p>
    <w:p w14:paraId="793D807A" w14:textId="4DC567E2" w:rsidR="00A94A36" w:rsidRDefault="002C036B" w:rsidP="00A94A36">
      <w:r>
        <w:rPr>
          <w:noProof/>
        </w:rPr>
        <w:drawing>
          <wp:anchor distT="0" distB="0" distL="114300" distR="114300" simplePos="0" relativeHeight="251658242" behindDoc="0" locked="0" layoutInCell="1" allowOverlap="1" wp14:anchorId="6E6E18D2" wp14:editId="11316B22">
            <wp:simplePos x="0" y="0"/>
            <wp:positionH relativeFrom="margin">
              <wp:align>left</wp:align>
            </wp:positionH>
            <wp:positionV relativeFrom="paragraph">
              <wp:posOffset>108465</wp:posOffset>
            </wp:positionV>
            <wp:extent cx="4155440" cy="4411345"/>
            <wp:effectExtent l="0" t="0" r="0" b="8255"/>
            <wp:wrapNone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440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76AF0C" w14:textId="758D6E17" w:rsidR="00A94A36" w:rsidRDefault="00A94A36" w:rsidP="00A94A36"/>
    <w:p w14:paraId="2F263A66" w14:textId="5BAC52BE" w:rsidR="00A94A36" w:rsidRDefault="00A94A36" w:rsidP="00A94A36"/>
    <w:p w14:paraId="689B2921" w14:textId="60C2B807" w:rsidR="007A3E6D" w:rsidRDefault="007A3E6D" w:rsidP="007A3E6D">
      <w:pPr>
        <w:pStyle w:val="af4"/>
        <w:rPr>
          <w:rFonts w:hint="eastAsia"/>
        </w:rPr>
      </w:pPr>
    </w:p>
    <w:p w14:paraId="2385BB2B" w14:textId="4A97399F" w:rsidR="00A94A36" w:rsidRDefault="00A94A36" w:rsidP="00A94A36"/>
    <w:p w14:paraId="5C6A34D7" w14:textId="77777777" w:rsidR="00A94A36" w:rsidRDefault="00A94A36" w:rsidP="00A94A36"/>
    <w:p w14:paraId="7179FC3C" w14:textId="77777777" w:rsidR="00A94A36" w:rsidRDefault="00A94A36" w:rsidP="00A94A36"/>
    <w:p w14:paraId="6FCE8BB8" w14:textId="77777777" w:rsidR="00A94A36" w:rsidRDefault="00A94A36" w:rsidP="00A94A36"/>
    <w:p w14:paraId="61D310D8" w14:textId="77777777" w:rsidR="00A94A36" w:rsidRDefault="00A94A36" w:rsidP="00A94A36"/>
    <w:p w14:paraId="793A2A2C" w14:textId="77777777" w:rsidR="00A94A36" w:rsidRDefault="00A94A36" w:rsidP="00A94A36"/>
    <w:p w14:paraId="4770D5EA" w14:textId="77777777" w:rsidR="00A94A36" w:rsidRDefault="00A94A36" w:rsidP="00A94A36"/>
    <w:p w14:paraId="4ECB5CA1" w14:textId="77777777" w:rsidR="00A94A36" w:rsidRDefault="00A94A36" w:rsidP="00A94A36"/>
    <w:p w14:paraId="6AAD7888" w14:textId="77777777" w:rsidR="00A94A36" w:rsidRDefault="00A94A36" w:rsidP="00A94A36"/>
    <w:p w14:paraId="1BF5F6C4" w14:textId="77777777" w:rsidR="00A94A36" w:rsidRDefault="00A94A36" w:rsidP="00A94A36"/>
    <w:p w14:paraId="46086C42" w14:textId="77777777" w:rsidR="00A94A36" w:rsidRDefault="00A94A36" w:rsidP="00A94A36"/>
    <w:p w14:paraId="4C2DFC83" w14:textId="77777777" w:rsidR="00A94A36" w:rsidRDefault="00A94A36" w:rsidP="00A94A36"/>
    <w:p w14:paraId="1C481183" w14:textId="77777777" w:rsidR="002C036B" w:rsidRDefault="002C036B" w:rsidP="00A94A36"/>
    <w:p w14:paraId="5BB3CAA8" w14:textId="77777777" w:rsidR="002C036B" w:rsidRDefault="002C036B" w:rsidP="00A94A36"/>
    <w:p w14:paraId="0F5C029E" w14:textId="77777777" w:rsidR="002C036B" w:rsidRDefault="002C036B" w:rsidP="00A94A36"/>
    <w:p w14:paraId="59E98333" w14:textId="77777777" w:rsidR="002C036B" w:rsidRDefault="002C036B" w:rsidP="00A94A36"/>
    <w:p w14:paraId="3840FDF5" w14:textId="77777777" w:rsidR="002C036B" w:rsidRDefault="002C036B" w:rsidP="00A94A36"/>
    <w:p w14:paraId="40302736" w14:textId="77777777" w:rsidR="002C036B" w:rsidRDefault="002C036B" w:rsidP="00A94A36"/>
    <w:tbl>
      <w:tblPr>
        <w:tblpPr w:leftFromText="180" w:rightFromText="180" w:vertAnchor="page" w:horzAnchor="margin" w:tblpY="13627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2C036B" w14:paraId="6973EE4E" w14:textId="77777777" w:rsidTr="002C036B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A0BBA" w14:textId="77777777" w:rsidR="002C036B" w:rsidRPr="00AE28F7" w:rsidRDefault="002C036B" w:rsidP="002C036B">
            <w:pPr>
              <w:rPr>
                <w:rFonts w:ascii="黑体" w:eastAsia="黑体"/>
                <w:b/>
                <w:bCs/>
                <w:szCs w:val="32"/>
              </w:rPr>
            </w:pPr>
            <w:bookmarkStart w:id="3" w:name="OLE_LINK3"/>
          </w:p>
          <w:p w14:paraId="1250B078" w14:textId="77777777" w:rsidR="002C036B" w:rsidRPr="00AE28F7" w:rsidRDefault="002C036B" w:rsidP="002C036B">
            <w:pPr>
              <w:jc w:val="center"/>
              <w:rPr>
                <w:rFonts w:ascii="黑体" w:eastAsia="黑体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5" behindDoc="0" locked="0" layoutInCell="1" allowOverlap="1" wp14:anchorId="1F8A1622" wp14:editId="0F7FCA21">
                      <wp:simplePos x="0" y="0"/>
                      <wp:positionH relativeFrom="column">
                        <wp:posOffset>2836545</wp:posOffset>
                      </wp:positionH>
                      <wp:positionV relativeFrom="paragraph">
                        <wp:posOffset>186055</wp:posOffset>
                      </wp:positionV>
                      <wp:extent cx="2451100" cy="883920"/>
                      <wp:effectExtent l="0" t="0" r="0" b="2540"/>
                      <wp:wrapNone/>
                      <wp:docPr id="251623374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51100" cy="883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EE4D71" w14:textId="77777777" w:rsidR="002C036B" w:rsidRDefault="002C036B" w:rsidP="002C036B">
                                  <w:r>
                                    <w:rPr>
                                      <w:rFonts w:hint="eastAsia"/>
                                    </w:rPr>
                                    <w:t>大齿轮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材料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45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钢（调制后淬火）</w:t>
                                  </w:r>
                                </w:p>
                                <w:p w14:paraId="6D1DD046" w14:textId="77777777" w:rsidR="002C036B" w:rsidRDefault="002C036B" w:rsidP="002C036B">
                                  <w:r>
                                    <w:rPr>
                                      <w:rFonts w:hint="eastAsia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初选齿数为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110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齿</w:t>
                                  </w:r>
                                  <w:r>
                                    <w:t>Z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2=110</w:t>
                                  </w:r>
                                </w:p>
                                <w:p w14:paraId="2BCC00AC" w14:textId="77777777" w:rsidR="002C036B" w:rsidRDefault="002C036B" w:rsidP="002C036B">
                                  <w:r>
                                    <w:rPr>
                                      <w:rFonts w:hint="eastAsia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表面硬度为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430HBW</w:t>
                                  </w:r>
                                </w:p>
                                <w:p w14:paraId="4C42880C" w14:textId="77777777" w:rsidR="002C036B" w:rsidRDefault="002C036B" w:rsidP="002C036B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F8A16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223.35pt;margin-top:14.65pt;width:193pt;height:69.6pt;z-index:25165824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" filled="f" stroked="f">
                      <v:textbox style="mso-fit-shape-to-text:t">
                        <w:txbxContent>
                          <w:p w14:paraId="4CEE4D71" w14:textId="77777777" w:rsidR="002C036B" w:rsidRDefault="002C036B" w:rsidP="002C036B">
                            <w:r>
                              <w:rPr>
                                <w:rFonts w:hint="eastAsia"/>
                              </w:rPr>
                              <w:t>大齿轮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材料</w:t>
                            </w:r>
                            <w:r>
                              <w:rPr>
                                <w:rFonts w:hint="eastAsia"/>
                              </w:rPr>
                              <w:t>45</w:t>
                            </w:r>
                            <w:r>
                              <w:rPr>
                                <w:rFonts w:hint="eastAsia"/>
                              </w:rPr>
                              <w:t>钢（调制后淬火）</w:t>
                            </w:r>
                          </w:p>
                          <w:p w14:paraId="6D1DD046" w14:textId="77777777" w:rsidR="002C036B" w:rsidRDefault="002C036B" w:rsidP="002C036B">
                            <w:r>
                              <w:rPr>
                                <w:rFonts w:hint="eastAsia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</w:rPr>
                              <w:t>初选齿数为</w:t>
                            </w:r>
                            <w:r>
                              <w:rPr>
                                <w:rFonts w:hint="eastAsia"/>
                              </w:rPr>
                              <w:t>110</w:t>
                            </w:r>
                            <w:r>
                              <w:rPr>
                                <w:rFonts w:hint="eastAsia"/>
                              </w:rPr>
                              <w:t>齿</w:t>
                            </w:r>
                            <w:r>
                              <w:t>Z</w:t>
                            </w:r>
                            <w:r>
                              <w:rPr>
                                <w:rFonts w:hint="eastAsia"/>
                              </w:rPr>
                              <w:t>2=110</w:t>
                            </w:r>
                          </w:p>
                          <w:p w14:paraId="2BCC00AC" w14:textId="77777777" w:rsidR="002C036B" w:rsidRDefault="002C036B" w:rsidP="002C036B">
                            <w:r>
                              <w:rPr>
                                <w:rFonts w:hint="eastAsia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</w:rPr>
                              <w:t>表面硬度为</w:t>
                            </w:r>
                            <w:r>
                              <w:rPr>
                                <w:rFonts w:hint="eastAsia"/>
                              </w:rPr>
                              <w:t>430HBW</w:t>
                            </w:r>
                          </w:p>
                          <w:p w14:paraId="4C42880C" w14:textId="77777777" w:rsidR="002C036B" w:rsidRDefault="002C036B" w:rsidP="002C036B"/>
                        </w:txbxContent>
                      </v:textbox>
                    </v:shape>
                  </w:pict>
                </mc:Fallback>
              </mc:AlternateContent>
            </w: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3C8EB387" w14:textId="77777777" w:rsidR="002C036B" w:rsidRDefault="002C036B" w:rsidP="002C036B">
            <w:r>
              <w:rPr>
                <w:rFonts w:hint="eastAsia"/>
              </w:rPr>
              <w:t>小齿轮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材料</w:t>
            </w:r>
            <w:r>
              <w:rPr>
                <w:rFonts w:hint="eastAsia"/>
              </w:rPr>
              <w:t>12crMnTi</w:t>
            </w:r>
            <w:r>
              <w:rPr>
                <w:rFonts w:hint="eastAsia"/>
              </w:rPr>
              <w:t>（渗碳以后淬火）</w:t>
            </w:r>
          </w:p>
          <w:p w14:paraId="498A03E8" w14:textId="77777777" w:rsidR="002C036B" w:rsidRDefault="002C036B" w:rsidP="002C036B">
            <w:r>
              <w:rPr>
                <w:rFonts w:ascii="黑体" w:eastAsia="黑体" w:hint="eastAsia"/>
                <w:b/>
                <w:bCs/>
                <w:szCs w:val="32"/>
              </w:rPr>
              <w:t xml:space="preserve">       </w:t>
            </w:r>
            <w:r>
              <w:rPr>
                <w:rFonts w:hint="eastAsia"/>
              </w:rPr>
              <w:t>初选轮齿数为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齿</w:t>
            </w:r>
            <w:r>
              <w:rPr>
                <w:rFonts w:hint="eastAsia"/>
              </w:rPr>
              <w:t xml:space="preserve">  z1=25</w:t>
            </w:r>
          </w:p>
          <w:p w14:paraId="4EC4A828" w14:textId="77777777" w:rsidR="002C036B" w:rsidRPr="008A2144" w:rsidRDefault="002C036B" w:rsidP="002C036B">
            <w:pPr>
              <w:rPr>
                <w:rFonts w:ascii="黑体" w:eastAsia="黑体"/>
                <w:szCs w:val="32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表面硬度为</w:t>
            </w:r>
            <w:r>
              <w:rPr>
                <w:rFonts w:hint="eastAsia"/>
              </w:rPr>
              <w:t>600HBW</w:t>
            </w:r>
          </w:p>
        </w:tc>
      </w:tr>
    </w:tbl>
    <w:bookmarkEnd w:id="3"/>
    <w:p w14:paraId="21C0AF53" w14:textId="77777777" w:rsidR="008A2144" w:rsidRDefault="008A2144" w:rsidP="008A2144">
      <w:pPr>
        <w:rPr>
          <w:b/>
          <w:bCs/>
          <w:sz w:val="24"/>
        </w:rPr>
      </w:pPr>
      <w:r w:rsidRPr="001B33B9">
        <w:rPr>
          <w:rFonts w:hint="eastAsia"/>
          <w:b/>
          <w:bCs/>
          <w:sz w:val="24"/>
        </w:rPr>
        <w:lastRenderedPageBreak/>
        <w:t>3.1.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按齿面接触疲劳强度设计</w:t>
      </w:r>
    </w:p>
    <w:bookmarkStart w:id="4" w:name="OLE_LINK5"/>
    <w:p w14:paraId="01738A79" w14:textId="65343EEA" w:rsidR="00C64463" w:rsidRPr="00C64463" w:rsidRDefault="00C74D71" w:rsidP="00A94A36">
      <w:pPr>
        <w:rPr>
          <w:b/>
          <w:bCs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1"/>
            </w:rPr>
            <m:t>t≥3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Cs w:val="2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KHT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ϕd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Cs w:val="2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u+1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u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Cs w:val="21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zHzE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C</m:t>
                              </m:r>
                            </m:sub>
                          </m:sSub>
                        </m:num>
                        <m:den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6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H</m:t>
                              </m:r>
                            </m:e>
                          </m:d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p>
            </m:e>
          </m:rad>
        </m:oMath>
      </m:oMathPara>
      <w:bookmarkEnd w:id="4"/>
    </w:p>
    <w:p w14:paraId="4910F782" w14:textId="6BD15130" w:rsidR="003F1FF3" w:rsidRDefault="003F1FF3" w:rsidP="00A94A36">
      <w:r w:rsidRPr="001972A8">
        <w:rPr>
          <w:b/>
          <w:bCs/>
        </w:rPr>
        <w:t>步骤</w:t>
      </w:r>
      <w:r w:rsidRPr="001972A8">
        <w:rPr>
          <w:b/>
          <w:bCs/>
        </w:rPr>
        <w:t xml:space="preserve"> 1</w:t>
      </w:r>
      <w:r w:rsidRPr="001972A8">
        <w:rPr>
          <w:b/>
          <w:bCs/>
        </w:rPr>
        <w:t>：</w:t>
      </w:r>
      <w:r>
        <w:rPr>
          <w:rFonts w:hint="eastAsia"/>
          <w:b/>
          <w:bCs/>
        </w:rPr>
        <w:t>计算</w:t>
      </w:r>
      <w:proofErr w:type="spellStart"/>
      <w:r w:rsidR="00291569">
        <w:rPr>
          <w:rFonts w:hint="eastAsia"/>
          <w:b/>
          <w:bCs/>
        </w:rPr>
        <w:t>KHt</w:t>
      </w:r>
      <w:proofErr w:type="spellEnd"/>
    </w:p>
    <w:p w14:paraId="4894019F" w14:textId="39A8B8D1" w:rsidR="00A94A36" w:rsidRDefault="002C036B" w:rsidP="00A94A36">
      <w:r w:rsidRPr="002C036B">
        <w:rPr>
          <w:noProof/>
        </w:rPr>
        <w:drawing>
          <wp:anchor distT="0" distB="0" distL="114300" distR="114300" simplePos="0" relativeHeight="251658243" behindDoc="0" locked="0" layoutInCell="1" allowOverlap="1" wp14:anchorId="4FB80EC9" wp14:editId="25D708A7">
            <wp:simplePos x="0" y="0"/>
            <wp:positionH relativeFrom="column">
              <wp:posOffset>995294</wp:posOffset>
            </wp:positionH>
            <wp:positionV relativeFrom="paragraph">
              <wp:posOffset>190445</wp:posOffset>
            </wp:positionV>
            <wp:extent cx="1041621" cy="245929"/>
            <wp:effectExtent l="0" t="0" r="6350" b="1905"/>
            <wp:wrapNone/>
            <wp:docPr id="4335499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621" cy="245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6888">
        <w:rPr>
          <w:rFonts w:hint="eastAsia"/>
        </w:rPr>
        <w:t>确定公式中参数的值试选</w:t>
      </w:r>
      <w:proofErr w:type="spellStart"/>
      <w:r w:rsidR="00276888">
        <w:rPr>
          <w:rFonts w:hint="eastAsia"/>
        </w:rPr>
        <w:t>Kht</w:t>
      </w:r>
      <w:proofErr w:type="spellEnd"/>
      <w:r w:rsidR="00276888">
        <w:rPr>
          <w:rFonts w:hint="eastAsia"/>
        </w:rPr>
        <w:t>=1.3</w:t>
      </w:r>
    </w:p>
    <w:p w14:paraId="710F1D68" w14:textId="3C6DA315" w:rsidR="00A94A36" w:rsidRDefault="00276888" w:rsidP="00A94A36">
      <w:r>
        <w:rPr>
          <w:rFonts w:hint="eastAsia"/>
        </w:rPr>
        <w:t>小齿轮传递扭矩</w:t>
      </w:r>
    </w:p>
    <w:p w14:paraId="08316E3A" w14:textId="5EF419B3" w:rsidR="002C036B" w:rsidRDefault="002C036B" w:rsidP="002C036B">
      <w:r w:rsidRPr="002C036B">
        <w:rPr>
          <w:noProof/>
        </w:rPr>
        <w:drawing>
          <wp:inline distT="0" distB="0" distL="0" distR="0" wp14:anchorId="6D41CCA4" wp14:editId="47F9EAC9">
            <wp:extent cx="636104" cy="245902"/>
            <wp:effectExtent l="0" t="0" r="0" b="1905"/>
            <wp:docPr id="1014113355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13355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20" cy="250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2C036B">
        <w:t>其中：</w:t>
      </w:r>
      <w:r w:rsidRPr="002C036B">
        <w:t xml:space="preserve">F = </w:t>
      </w:r>
      <w:r w:rsidRPr="002C036B">
        <w:t>输送带工作拉力</w:t>
      </w:r>
      <w:r w:rsidRPr="002C036B">
        <w:t xml:space="preserve"> = 2000N</w:t>
      </w:r>
      <w:r>
        <w:rPr>
          <w:rFonts w:hint="eastAsia"/>
        </w:rPr>
        <w:t xml:space="preserve"> </w:t>
      </w:r>
      <w:r w:rsidRPr="002C036B">
        <w:t xml:space="preserve">D = </w:t>
      </w:r>
      <w:r w:rsidRPr="002C036B">
        <w:t>卷筒直径</w:t>
      </w:r>
      <w:r w:rsidRPr="002C036B">
        <w:t xml:space="preserve"> = 180mm = 0.18m</w:t>
      </w:r>
    </w:p>
    <w:p w14:paraId="5CCA254F" w14:textId="479CAD19" w:rsidR="002C036B" w:rsidRDefault="002C036B" w:rsidP="002C036B">
      <w:r w:rsidRPr="002C036B">
        <w:rPr>
          <w:noProof/>
        </w:rPr>
        <w:drawing>
          <wp:inline distT="0" distB="0" distL="0" distR="0" wp14:anchorId="54D8A8CC" wp14:editId="600B5654">
            <wp:extent cx="1256306" cy="306317"/>
            <wp:effectExtent l="0" t="0" r="1270" b="0"/>
            <wp:docPr id="1316085630" name="图片 6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85630" name="图片 6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053" cy="3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2C036B">
        <w:rPr>
          <w:noProof/>
        </w:rPr>
        <w:drawing>
          <wp:inline distT="0" distB="0" distL="0" distR="0" wp14:anchorId="58C64358" wp14:editId="643B8A13">
            <wp:extent cx="1311966" cy="309680"/>
            <wp:effectExtent l="0" t="0" r="2540" b="0"/>
            <wp:docPr id="476676083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76083" name="图片 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456" cy="31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所以</w:t>
      </w:r>
      <w:r>
        <w:rPr>
          <w:rFonts w:hint="eastAsia"/>
        </w:rPr>
        <w:t>T1=0.818*10^3N*mm</w:t>
      </w:r>
    </w:p>
    <w:p w14:paraId="04C70CC2" w14:textId="215A2F8E" w:rsidR="002C036B" w:rsidRDefault="002C036B" w:rsidP="002C036B">
      <w:r>
        <w:rPr>
          <w:rFonts w:hint="eastAsia"/>
        </w:rPr>
        <w:t>由表</w:t>
      </w:r>
      <w:r>
        <w:rPr>
          <w:rFonts w:hint="eastAsia"/>
        </w:rPr>
        <w:t>10-8</w:t>
      </w:r>
      <w:r>
        <w:rPr>
          <w:rFonts w:hint="eastAsia"/>
        </w:rPr>
        <w:t>取得齿宽系数</w:t>
      </w:r>
      <m:oMath>
        <m:r>
          <m:rPr>
            <m:sty m:val="bi"/>
          </m:rPr>
          <w:rPr>
            <w:rFonts w:ascii="Cambria Math" w:hAnsi="Cambria Math"/>
            <w:szCs w:val="21"/>
          </w:rPr>
          <m:t>ϕ</m:t>
        </m:r>
        <m:r>
          <m:rPr>
            <m:sty m:val="bi"/>
          </m:rPr>
          <w:rPr>
            <w:rFonts w:ascii="Cambria Math" w:hAnsi="Cambria Math" w:hint="eastAsia"/>
            <w:szCs w:val="21"/>
          </w:rPr>
          <m:t>d</m:t>
        </m:r>
        <m:r>
          <m:rPr>
            <m:sty m:val="bi"/>
          </m:rPr>
          <w:rPr>
            <w:rFonts w:ascii="Cambria Math" w:hAnsi="Cambria Math"/>
            <w:szCs w:val="21"/>
          </w:rPr>
          <m:t>=1</m:t>
        </m:r>
      </m:oMath>
    </w:p>
    <w:p w14:paraId="7BE14A09" w14:textId="1277D670" w:rsidR="002C036B" w:rsidRPr="002C036B" w:rsidRDefault="00291569" w:rsidP="002C036B">
      <w:r w:rsidRPr="001972A8">
        <w:rPr>
          <w:b/>
          <w:bCs/>
        </w:rPr>
        <w:t>步骤</w:t>
      </w:r>
      <w:r w:rsidRPr="001972A8"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 w:rsidR="002C036B">
        <w:rPr>
          <w:rFonts w:hint="eastAsia"/>
        </w:rPr>
        <w:t>计算区域系数</w:t>
      </w:r>
      <w:r w:rsidR="002C036B" w:rsidRPr="002C036B">
        <w:t>ZH</w:t>
      </w:r>
      <w:r w:rsidR="002C036B" w:rsidRPr="002C036B">
        <w:t>是</w:t>
      </w:r>
      <w:r w:rsidR="002C036B" w:rsidRPr="002C036B">
        <w:rPr>
          <w:b/>
          <w:bCs/>
        </w:rPr>
        <w:t>齿轮的节点区域系数</w:t>
      </w:r>
    </w:p>
    <w:p w14:paraId="64DBD34F" w14:textId="3842E02B" w:rsidR="002C036B" w:rsidRPr="002C036B" w:rsidRDefault="002C036B" w:rsidP="002C036B">
      <w:r w:rsidRPr="002C036B">
        <w:rPr>
          <w:b/>
          <w:bCs/>
          <w:noProof/>
        </w:rPr>
        <w:drawing>
          <wp:anchor distT="0" distB="0" distL="114300" distR="114300" simplePos="0" relativeHeight="251658244" behindDoc="1" locked="0" layoutInCell="1" allowOverlap="1" wp14:anchorId="04F34AD2" wp14:editId="7B07B552">
            <wp:simplePos x="0" y="0"/>
            <wp:positionH relativeFrom="margin">
              <wp:posOffset>1281899</wp:posOffset>
            </wp:positionH>
            <wp:positionV relativeFrom="paragraph">
              <wp:posOffset>28575</wp:posOffset>
            </wp:positionV>
            <wp:extent cx="2369489" cy="343221"/>
            <wp:effectExtent l="0" t="0" r="0" b="0"/>
            <wp:wrapNone/>
            <wp:docPr id="1638711199" name="图片 9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11199" name="图片 9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489" cy="343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8129E" w14:textId="6B5E4CC2" w:rsidR="00A94A36" w:rsidRDefault="00A94A36" w:rsidP="00A94A36"/>
    <w:p w14:paraId="5D93CFD5" w14:textId="255CA694" w:rsidR="002C036B" w:rsidRPr="001972A8" w:rsidRDefault="002C036B" w:rsidP="00A94A36">
      <w:r>
        <w:rPr>
          <w:rFonts w:hint="eastAsia"/>
        </w:rPr>
        <w:t>由表</w:t>
      </w:r>
      <w:r>
        <w:rPr>
          <w:rFonts w:hint="eastAsia"/>
        </w:rPr>
        <w:t>10-6</w:t>
      </w:r>
      <w:r>
        <w:rPr>
          <w:rFonts w:hint="eastAsia"/>
        </w:rPr>
        <w:t>查得材料的弹性影响系数</w:t>
      </w:r>
      <w:r>
        <w:rPr>
          <w:rFonts w:hint="eastAsia"/>
        </w:rPr>
        <w:t>ZE=</w:t>
      </w:r>
      <w:r w:rsidR="00AC08AC">
        <w:rPr>
          <w:rFonts w:hint="eastAsia"/>
        </w:rPr>
        <w:t>189.8Mpa</w:t>
      </w:r>
    </w:p>
    <w:p w14:paraId="783843FC" w14:textId="77777777" w:rsidR="00291569" w:rsidRDefault="00291569" w:rsidP="001972A8">
      <w:pPr>
        <w:rPr>
          <w:b/>
          <w:bCs/>
        </w:rPr>
      </w:pPr>
      <w:bookmarkStart w:id="5" w:name="OLE_LINK4"/>
    </w:p>
    <w:p w14:paraId="6FBD0EAB" w14:textId="77777777" w:rsidR="00291569" w:rsidRDefault="00291569" w:rsidP="001972A8">
      <w:pPr>
        <w:rPr>
          <w:b/>
          <w:bCs/>
        </w:rPr>
      </w:pPr>
    </w:p>
    <w:p w14:paraId="7196A347" w14:textId="77777777" w:rsidR="00291569" w:rsidRDefault="00291569" w:rsidP="001972A8">
      <w:pPr>
        <w:rPr>
          <w:b/>
          <w:bCs/>
        </w:rPr>
      </w:pPr>
    </w:p>
    <w:p w14:paraId="75BDEFCB" w14:textId="77777777" w:rsidR="00291569" w:rsidRDefault="00291569" w:rsidP="001972A8">
      <w:pPr>
        <w:rPr>
          <w:b/>
          <w:bCs/>
        </w:rPr>
      </w:pPr>
    </w:p>
    <w:p w14:paraId="68DCDD0E" w14:textId="77777777" w:rsidR="00291569" w:rsidRDefault="00291569" w:rsidP="001972A8">
      <w:pPr>
        <w:rPr>
          <w:b/>
          <w:bCs/>
        </w:rPr>
      </w:pPr>
    </w:p>
    <w:tbl>
      <w:tblPr>
        <w:tblpPr w:leftFromText="180" w:rightFromText="180" w:vertAnchor="page" w:horzAnchor="margin" w:tblpY="13627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291569" w14:paraId="3CE9A5B0" w14:textId="77777777" w:rsidTr="0020304A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AC17C" w14:textId="77777777" w:rsidR="00291569" w:rsidRPr="00AE28F7" w:rsidRDefault="00291569" w:rsidP="0020304A">
            <w:pPr>
              <w:rPr>
                <w:rFonts w:ascii="黑体" w:eastAsia="黑体"/>
                <w:b/>
                <w:bCs/>
                <w:szCs w:val="32"/>
              </w:rPr>
            </w:pPr>
          </w:p>
          <w:p w14:paraId="6DFD6DC3" w14:textId="507DEF4A" w:rsidR="00291569" w:rsidRPr="00AE28F7" w:rsidRDefault="00291569" w:rsidP="0020304A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35114959" w14:textId="77777777" w:rsidR="00291569" w:rsidRDefault="00291569" w:rsidP="0020304A">
            <w:pPr>
              <w:rPr>
                <w:rFonts w:ascii="黑体" w:eastAsia="黑体"/>
                <w:szCs w:val="32"/>
              </w:rPr>
            </w:pPr>
            <w:proofErr w:type="spellStart"/>
            <w:r>
              <w:rPr>
                <w:rFonts w:ascii="黑体" w:eastAsia="黑体" w:hint="eastAsia"/>
                <w:szCs w:val="32"/>
              </w:rPr>
              <w:t>Kht</w:t>
            </w:r>
            <w:proofErr w:type="spellEnd"/>
            <w:r>
              <w:rPr>
                <w:rFonts w:ascii="黑体" w:eastAsia="黑体" w:hint="eastAsia"/>
                <w:szCs w:val="32"/>
              </w:rPr>
              <w:t>=1.3</w:t>
            </w:r>
          </w:p>
          <w:p w14:paraId="1497F3CB" w14:textId="77777777" w:rsidR="00377E54" w:rsidRDefault="00377E54" w:rsidP="00377E54">
            <w:bookmarkStart w:id="6" w:name="OLE_LINK7"/>
            <w:r>
              <w:rPr>
                <w:rFonts w:hint="eastAsia"/>
              </w:rPr>
              <w:t>T1=0.818*10^3N*mm</w:t>
            </w:r>
          </w:p>
          <w:bookmarkEnd w:id="6"/>
          <w:p w14:paraId="2DF53CD3" w14:textId="1796727D" w:rsidR="00291569" w:rsidRPr="00377E54" w:rsidRDefault="00377E54" w:rsidP="0020304A">
            <w:pPr>
              <w:rPr>
                <w:rFonts w:ascii="黑体" w:eastAsia="黑体"/>
                <w:bCs/>
                <w:szCs w:val="21"/>
              </w:rPr>
            </w:pPr>
            <m:oMath>
              <m:r>
                <w:rPr>
                  <w:rFonts w:ascii="Cambria Math" w:hAnsi="Cambria Math"/>
                  <w:szCs w:val="21"/>
                </w:rPr>
                <m:t>ϕ</m:t>
              </m:r>
              <m:r>
                <w:rPr>
                  <w:rFonts w:ascii="Cambria Math" w:hAnsi="Cambria Math" w:hint="eastAsia"/>
                  <w:szCs w:val="21"/>
                </w:rPr>
                <m:t>d</m:t>
              </m:r>
              <m:r>
                <w:rPr>
                  <w:rFonts w:ascii="Cambria Math" w:hAnsi="Cambria Math"/>
                  <w:szCs w:val="21"/>
                </w:rPr>
                <m:t>=1</m:t>
              </m:r>
            </m:oMath>
            <w:r w:rsidR="004474D0">
              <w:rPr>
                <w:rFonts w:ascii="黑体" w:eastAsia="黑体" w:hint="eastAsia"/>
                <w:bCs/>
                <w:szCs w:val="21"/>
              </w:rPr>
              <w:t xml:space="preserve">   Z</w:t>
            </w:r>
            <w:r w:rsidR="00015B6A">
              <w:rPr>
                <w:rFonts w:ascii="黑体" w:eastAsia="黑体" w:hint="eastAsia"/>
                <w:bCs/>
                <w:szCs w:val="21"/>
              </w:rPr>
              <w:t>H=2.495</w:t>
            </w:r>
          </w:p>
          <w:p w14:paraId="53AD5D85" w14:textId="2BE52A5A" w:rsidR="00377E54" w:rsidRPr="00377E54" w:rsidRDefault="00377E54" w:rsidP="00377E54">
            <w:r>
              <w:rPr>
                <w:rFonts w:hint="eastAsia"/>
              </w:rPr>
              <w:t>ZE=189.8Mpa</w:t>
            </w:r>
          </w:p>
        </w:tc>
      </w:tr>
    </w:tbl>
    <w:p w14:paraId="700B5A08" w14:textId="77777777" w:rsidR="00291569" w:rsidRPr="00291569" w:rsidRDefault="00291569" w:rsidP="001972A8">
      <w:pPr>
        <w:rPr>
          <w:b/>
          <w:bCs/>
        </w:rPr>
      </w:pPr>
    </w:p>
    <w:p w14:paraId="0B947002" w14:textId="77777777" w:rsidR="00291569" w:rsidRDefault="00291569" w:rsidP="001972A8">
      <w:pPr>
        <w:rPr>
          <w:b/>
          <w:bCs/>
        </w:rPr>
      </w:pPr>
    </w:p>
    <w:p w14:paraId="1B8DC69E" w14:textId="77777777" w:rsidR="00291569" w:rsidRDefault="00291569" w:rsidP="001972A8">
      <w:pPr>
        <w:rPr>
          <w:b/>
          <w:bCs/>
        </w:rPr>
      </w:pPr>
    </w:p>
    <w:p w14:paraId="6568B5F1" w14:textId="77777777" w:rsidR="00291569" w:rsidRDefault="00291569" w:rsidP="001972A8">
      <w:pPr>
        <w:rPr>
          <w:b/>
          <w:bCs/>
        </w:rPr>
      </w:pPr>
    </w:p>
    <w:p w14:paraId="3AC24AD8" w14:textId="77777777" w:rsidR="00291569" w:rsidRDefault="00291569" w:rsidP="001972A8">
      <w:pPr>
        <w:rPr>
          <w:b/>
          <w:bCs/>
        </w:rPr>
      </w:pPr>
    </w:p>
    <w:p w14:paraId="76BCC022" w14:textId="77777777" w:rsidR="00291569" w:rsidRDefault="00291569" w:rsidP="001972A8">
      <w:pPr>
        <w:rPr>
          <w:b/>
          <w:bCs/>
        </w:rPr>
      </w:pPr>
    </w:p>
    <w:p w14:paraId="7082FC02" w14:textId="77777777" w:rsidR="00291569" w:rsidRDefault="00291569" w:rsidP="001972A8">
      <w:pPr>
        <w:rPr>
          <w:b/>
          <w:bCs/>
        </w:rPr>
      </w:pPr>
    </w:p>
    <w:p w14:paraId="75006D59" w14:textId="77777777" w:rsidR="00291569" w:rsidRDefault="00291569" w:rsidP="001972A8">
      <w:pPr>
        <w:rPr>
          <w:b/>
          <w:bCs/>
        </w:rPr>
      </w:pPr>
    </w:p>
    <w:p w14:paraId="5CE930A7" w14:textId="77777777" w:rsidR="00291569" w:rsidRDefault="00291569" w:rsidP="001972A8">
      <w:pPr>
        <w:rPr>
          <w:b/>
          <w:bCs/>
        </w:rPr>
      </w:pPr>
    </w:p>
    <w:p w14:paraId="062754AF" w14:textId="77777777" w:rsidR="00291569" w:rsidRDefault="00291569" w:rsidP="001972A8">
      <w:pPr>
        <w:rPr>
          <w:b/>
          <w:bCs/>
        </w:rPr>
      </w:pPr>
    </w:p>
    <w:p w14:paraId="46DEAD12" w14:textId="77777777" w:rsidR="00291569" w:rsidRDefault="00291569" w:rsidP="001972A8">
      <w:pPr>
        <w:rPr>
          <w:b/>
          <w:bCs/>
        </w:rPr>
      </w:pPr>
    </w:p>
    <w:p w14:paraId="5BF58D76" w14:textId="77777777" w:rsidR="00291569" w:rsidRDefault="00291569" w:rsidP="001972A8">
      <w:pPr>
        <w:rPr>
          <w:b/>
          <w:bCs/>
        </w:rPr>
      </w:pPr>
    </w:p>
    <w:p w14:paraId="2EEC3C10" w14:textId="77777777" w:rsidR="00291569" w:rsidRDefault="00291569" w:rsidP="001972A8">
      <w:pPr>
        <w:rPr>
          <w:b/>
          <w:bCs/>
        </w:rPr>
      </w:pPr>
    </w:p>
    <w:p w14:paraId="3549E8EE" w14:textId="77777777" w:rsidR="00291569" w:rsidRDefault="00291569" w:rsidP="001972A8">
      <w:pPr>
        <w:rPr>
          <w:b/>
          <w:bCs/>
        </w:rPr>
      </w:pPr>
    </w:p>
    <w:p w14:paraId="2C4F524A" w14:textId="77777777" w:rsidR="00291569" w:rsidRDefault="00291569" w:rsidP="001972A8">
      <w:pPr>
        <w:rPr>
          <w:b/>
          <w:bCs/>
        </w:rPr>
      </w:pPr>
    </w:p>
    <w:p w14:paraId="0608E606" w14:textId="77777777" w:rsidR="00B052BA" w:rsidRDefault="00B052BA" w:rsidP="001972A8">
      <w:pPr>
        <w:rPr>
          <w:b/>
          <w:bCs/>
        </w:rPr>
      </w:pPr>
    </w:p>
    <w:p w14:paraId="54562BC4" w14:textId="77777777" w:rsidR="00377E54" w:rsidRDefault="00377E54" w:rsidP="001972A8">
      <w:pPr>
        <w:rPr>
          <w:b/>
          <w:bCs/>
        </w:rPr>
      </w:pPr>
    </w:p>
    <w:p w14:paraId="51B6A26D" w14:textId="00C584B4" w:rsidR="001972A8" w:rsidRPr="001972A8" w:rsidRDefault="001972A8" w:rsidP="001972A8">
      <w:pPr>
        <w:rPr>
          <w:b/>
          <w:bCs/>
        </w:rPr>
      </w:pPr>
      <w:r w:rsidRPr="001972A8">
        <w:rPr>
          <w:b/>
          <w:bCs/>
        </w:rPr>
        <w:lastRenderedPageBreak/>
        <w:t>步骤</w:t>
      </w:r>
      <w:r w:rsidRPr="001972A8">
        <w:rPr>
          <w:b/>
          <w:bCs/>
        </w:rPr>
        <w:t xml:space="preserve"> </w:t>
      </w:r>
      <w:r w:rsidR="00291569">
        <w:rPr>
          <w:rFonts w:hint="eastAsia"/>
          <w:b/>
          <w:bCs/>
        </w:rPr>
        <w:t>3</w:t>
      </w:r>
      <w:r w:rsidRPr="001972A8">
        <w:rPr>
          <w:b/>
          <w:bCs/>
        </w:rPr>
        <w:t>：</w:t>
      </w:r>
      <w:bookmarkEnd w:id="5"/>
      <w:r w:rsidRPr="001972A8">
        <w:rPr>
          <w:b/>
          <w:bCs/>
        </w:rPr>
        <w:t>计算重合度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</w:p>
    <w:p w14:paraId="15208C53" w14:textId="29EA8FEF" w:rsidR="00AC08AC" w:rsidRDefault="00E61D0B" w:rsidP="00A94A36">
      <w:r w:rsidRPr="00E61D0B">
        <w:rPr>
          <w:noProof/>
        </w:rPr>
        <w:drawing>
          <wp:anchor distT="0" distB="0" distL="114300" distR="114300" simplePos="0" relativeHeight="251658246" behindDoc="0" locked="0" layoutInCell="1" allowOverlap="1" wp14:anchorId="6B05AC7F" wp14:editId="75BFCEA0">
            <wp:simplePos x="0" y="0"/>
            <wp:positionH relativeFrom="margin">
              <wp:align>left</wp:align>
            </wp:positionH>
            <wp:positionV relativeFrom="paragraph">
              <wp:posOffset>291177</wp:posOffset>
            </wp:positionV>
            <wp:extent cx="3183147" cy="308874"/>
            <wp:effectExtent l="0" t="0" r="0" b="0"/>
            <wp:wrapNone/>
            <wp:docPr id="18603101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147" cy="30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72A8" w:rsidRPr="001972A8">
        <w:t>标准渐开线直齿圆柱齿轮的重合度公式为：</w:t>
      </w:r>
    </w:p>
    <w:p w14:paraId="2910B420" w14:textId="33F4F1B3" w:rsidR="00E61D0B" w:rsidRDefault="00E61D0B" w:rsidP="00A94A36"/>
    <w:p w14:paraId="564FDC32" w14:textId="50F66E77" w:rsidR="00E61D0B" w:rsidRDefault="00E61D0B" w:rsidP="00A94A36"/>
    <w:p w14:paraId="7683BCFD" w14:textId="5F0BABAD" w:rsidR="00A3274F" w:rsidRPr="00A3274F" w:rsidRDefault="003633B9" w:rsidP="00A3274F">
      <w:r w:rsidRPr="003633B9">
        <w:rPr>
          <w:noProof/>
        </w:rPr>
        <w:drawing>
          <wp:anchor distT="0" distB="0" distL="114300" distR="114300" simplePos="0" relativeHeight="251658248" behindDoc="0" locked="0" layoutInCell="1" allowOverlap="1" wp14:anchorId="0C1CF441" wp14:editId="68A30076">
            <wp:simplePos x="0" y="0"/>
            <wp:positionH relativeFrom="margin">
              <wp:posOffset>2635742</wp:posOffset>
            </wp:positionH>
            <wp:positionV relativeFrom="paragraph">
              <wp:posOffset>541547</wp:posOffset>
            </wp:positionV>
            <wp:extent cx="2053087" cy="387255"/>
            <wp:effectExtent l="0" t="0" r="4445" b="0"/>
            <wp:wrapNone/>
            <wp:docPr id="229088286" name="图片 5" descr="图示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88286" name="图片 5" descr="图示,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087" cy="38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1D0B" w:rsidRPr="00E61D0B">
        <w:t>其中：</w:t>
      </w:r>
      <w:r w:rsidR="00E61D0B">
        <w:rPr>
          <w:rFonts w:hint="eastAsia"/>
        </w:rPr>
        <w:t xml:space="preserve">z1=25  z2=110  </w:t>
      </w:r>
      <m:oMath>
        <m:r>
          <w:rPr>
            <w:rFonts w:ascii="Cambria Math" w:hAnsi="Cambria Math"/>
          </w:rPr>
          <m:t>α=20</m:t>
        </m:r>
        <m:r>
          <w:rPr>
            <w:rFonts w:ascii="Cambria Math" w:hAnsi="Cambria Math" w:hint="eastAsia"/>
          </w:rPr>
          <m:t>°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 w:rsidR="00A3274F">
        <w:rPr>
          <w:rFonts w:hint="eastAsia"/>
        </w:rPr>
        <w:t xml:space="preserve">   </w:t>
      </w:r>
      <w:r w:rsidR="00A3274F" w:rsidRPr="00A3274F">
        <w:t>为小、大齿轮的</w:t>
      </w:r>
      <w:r w:rsidR="00A3274F" w:rsidRPr="00A3274F">
        <w:rPr>
          <w:b/>
          <w:bCs/>
        </w:rPr>
        <w:t>齿顶圆压力角</w:t>
      </w:r>
      <w:r w:rsidR="00A3274F" w:rsidRPr="00A3274F">
        <w:t>，需先计算齿顶高系数</w:t>
      </w:r>
      <w:r w:rsidR="00A3274F" w:rsidRPr="00A3274F">
        <w:rPr>
          <w:i/>
          <w:iCs/>
        </w:rPr>
        <w:t>ha</w:t>
      </w:r>
      <w:r w:rsidR="00A3274F" w:rsidRPr="00A3274F">
        <w:rPr>
          <w:rFonts w:ascii="Cambria Math" w:hAnsi="Cambria Math" w:cs="Cambria Math"/>
        </w:rPr>
        <w:t>∗</w:t>
      </w:r>
      <w:r w:rsidR="00A3274F">
        <w:rPr>
          <w:rFonts w:hint="eastAsia"/>
        </w:rPr>
        <w:t>=1</w:t>
      </w:r>
      <w:r w:rsidR="00A3274F" w:rsidRPr="00A3274F">
        <w:t>（标准齿轮），齿顶高</w:t>
      </w:r>
      <w:r w:rsidR="00A3274F" w:rsidRPr="00A3274F">
        <w:t>ha=ha*m</w:t>
      </w:r>
      <w:r w:rsidR="00A3274F" w:rsidRPr="00A3274F">
        <w:t>，</w:t>
      </w:r>
    </w:p>
    <w:p w14:paraId="569A9546" w14:textId="7A9B0A4B" w:rsidR="00E61D0B" w:rsidRDefault="00B4265B" w:rsidP="00A94A36">
      <w:r w:rsidRPr="00B4265B">
        <w:rPr>
          <w:noProof/>
        </w:rPr>
        <w:drawing>
          <wp:anchor distT="0" distB="0" distL="114300" distR="114300" simplePos="0" relativeHeight="251658247" behindDoc="0" locked="0" layoutInCell="1" allowOverlap="1" wp14:anchorId="60672191" wp14:editId="3884F9A7">
            <wp:simplePos x="0" y="0"/>
            <wp:positionH relativeFrom="column">
              <wp:posOffset>711152</wp:posOffset>
            </wp:positionH>
            <wp:positionV relativeFrom="paragraph">
              <wp:posOffset>16342</wp:posOffset>
            </wp:positionV>
            <wp:extent cx="1406106" cy="254723"/>
            <wp:effectExtent l="0" t="0" r="3810" b="0"/>
            <wp:wrapNone/>
            <wp:docPr id="10273717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106" cy="25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265B">
        <w:t>齿顶圆半径</w:t>
      </w:r>
      <w:r>
        <w:rPr>
          <w:rFonts w:hint="eastAsia"/>
        </w:rPr>
        <w:t xml:space="preserve">                       </w:t>
      </w:r>
      <w:r w:rsidRPr="00B4265B">
        <w:t>因此</w:t>
      </w:r>
    </w:p>
    <w:p w14:paraId="4B654B1B" w14:textId="140B9E73" w:rsidR="003633B9" w:rsidRDefault="00855253" w:rsidP="00A94A36">
      <w:r w:rsidRPr="00855253">
        <w:rPr>
          <w:noProof/>
        </w:rPr>
        <w:drawing>
          <wp:anchor distT="0" distB="0" distL="114300" distR="114300" simplePos="0" relativeHeight="251658249" behindDoc="0" locked="0" layoutInCell="1" allowOverlap="1" wp14:anchorId="6E73D91B" wp14:editId="6489AFFD">
            <wp:simplePos x="0" y="0"/>
            <wp:positionH relativeFrom="column">
              <wp:posOffset>374806</wp:posOffset>
            </wp:positionH>
            <wp:positionV relativeFrom="paragraph">
              <wp:posOffset>181023</wp:posOffset>
            </wp:positionV>
            <wp:extent cx="845389" cy="244461"/>
            <wp:effectExtent l="0" t="0" r="0" b="3810"/>
            <wp:wrapNone/>
            <wp:docPr id="808642793" name="图片 6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42793" name="图片 6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389" cy="244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DE39E" w14:textId="23FFF9AF" w:rsidR="00855253" w:rsidRDefault="003633B9" w:rsidP="00A94A36">
      <w:r w:rsidRPr="003633B9">
        <w:t>同理：</w:t>
      </w:r>
    </w:p>
    <w:p w14:paraId="22AADF33" w14:textId="6363F757" w:rsidR="00855253" w:rsidRDefault="00F705ED" w:rsidP="00A94A36">
      <w:r w:rsidRPr="00F705ED">
        <w:t>代入</w:t>
      </w:r>
      <w:r>
        <w:rPr>
          <w:rFonts w:hint="eastAsia"/>
        </w:rPr>
        <w:t xml:space="preserve">z1=25  z2=110  </w:t>
      </w:r>
      <m:oMath>
        <m:r>
          <w:rPr>
            <w:rFonts w:ascii="Cambria Math" w:hAnsi="Cambria Math"/>
          </w:rPr>
          <m:t>α=20</m:t>
        </m:r>
        <m:r>
          <w:rPr>
            <w:rFonts w:ascii="Cambria Math" w:hAnsi="Cambria Math" w:hint="eastAsia"/>
          </w:rPr>
          <m:t>°</m:t>
        </m:r>
      </m:oMath>
      <w:r>
        <w:rPr>
          <w:rFonts w:hint="eastAsia"/>
        </w:rPr>
        <w:t xml:space="preserve"> </w:t>
      </w:r>
    </w:p>
    <w:p w14:paraId="0FDACDEE" w14:textId="55AE490D" w:rsidR="00AD4094" w:rsidRDefault="00F705ED" w:rsidP="00A94A36">
      <w:r w:rsidRPr="00F705ED">
        <w:t>小齿轮齿顶圆压力角：</w:t>
      </w:r>
      <w:r>
        <w:rPr>
          <w:rFonts w:hint="eastAsia"/>
        </w:rPr>
        <w:t xml:space="preserve"> </w:t>
      </w:r>
    </w:p>
    <w:p w14:paraId="18ABE740" w14:textId="49EAC51E" w:rsidR="00AD4094" w:rsidRDefault="00986D79" w:rsidP="00A94A36">
      <w:r w:rsidRPr="00AD4094">
        <w:rPr>
          <w:noProof/>
        </w:rPr>
        <w:drawing>
          <wp:anchor distT="0" distB="0" distL="114300" distR="114300" simplePos="0" relativeHeight="251658250" behindDoc="0" locked="0" layoutInCell="1" allowOverlap="1" wp14:anchorId="3CE3095F" wp14:editId="4360A2B8">
            <wp:simplePos x="0" y="0"/>
            <wp:positionH relativeFrom="margin">
              <wp:posOffset>38819</wp:posOffset>
            </wp:positionH>
            <wp:positionV relativeFrom="paragraph">
              <wp:posOffset>30660</wp:posOffset>
            </wp:positionV>
            <wp:extent cx="4511459" cy="260715"/>
            <wp:effectExtent l="0" t="0" r="0" b="6350"/>
            <wp:wrapNone/>
            <wp:docPr id="2862322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281" cy="262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8376C9" w14:textId="13E569D9" w:rsidR="00F705ED" w:rsidRDefault="00F705ED" w:rsidP="00A94A36"/>
    <w:p w14:paraId="15535A77" w14:textId="36B26AA7" w:rsidR="00AD4094" w:rsidRDefault="00986D79" w:rsidP="00A94A36">
      <w:r w:rsidRPr="00986D79">
        <w:t>大齿轮齿顶圆压力角：</w:t>
      </w:r>
    </w:p>
    <w:p w14:paraId="0A5B1C67" w14:textId="5A0A0FA5" w:rsidR="00986D79" w:rsidRDefault="00986D79" w:rsidP="00A94A36">
      <w:r w:rsidRPr="00986D79">
        <w:rPr>
          <w:noProof/>
        </w:rPr>
        <w:drawing>
          <wp:inline distT="0" distB="0" distL="0" distR="0" wp14:anchorId="3639210A" wp14:editId="67BAB80B">
            <wp:extent cx="4546121" cy="285159"/>
            <wp:effectExtent l="0" t="0" r="6985" b="635"/>
            <wp:docPr id="190807919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677" cy="290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8E325" w14:textId="19222D52" w:rsidR="00986D79" w:rsidRDefault="00986D79" w:rsidP="00A94A36">
      <w:r w:rsidRPr="00986D79">
        <w:t>再代入重合度公式：</w:t>
      </w:r>
    </w:p>
    <w:p w14:paraId="775A635E" w14:textId="455E34CE" w:rsidR="00685BD5" w:rsidRDefault="00685BD5" w:rsidP="00A94A36">
      <w:r w:rsidRPr="00685BD5">
        <w:rPr>
          <w:noProof/>
        </w:rPr>
        <w:drawing>
          <wp:inline distT="0" distB="0" distL="0" distR="0" wp14:anchorId="0B5A26B8" wp14:editId="4728B8DA">
            <wp:extent cx="3778370" cy="261636"/>
            <wp:effectExtent l="0" t="0" r="0" b="5080"/>
            <wp:docPr id="1388146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554" cy="27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2A097" w14:textId="11E5CDA9" w:rsidR="00685BD5" w:rsidRDefault="00685BD5" w:rsidP="00A94A36">
      <w:r w:rsidRPr="00685BD5">
        <w:t>计算正切值：</w:t>
      </w:r>
    </w:p>
    <w:p w14:paraId="4A5E9F02" w14:textId="39FD5E0E" w:rsidR="00685BD5" w:rsidRDefault="00685BD5" w:rsidP="00A94A36">
      <w:r w:rsidRPr="00685BD5">
        <w:rPr>
          <w:noProof/>
        </w:rPr>
        <w:drawing>
          <wp:inline distT="0" distB="0" distL="0" distR="0" wp14:anchorId="44EC0606" wp14:editId="612C7EC4">
            <wp:extent cx="3329796" cy="214887"/>
            <wp:effectExtent l="0" t="0" r="4445" b="0"/>
            <wp:docPr id="195210626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505" cy="221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B706C" w14:textId="31230A35" w:rsidR="00685BD5" w:rsidRDefault="0058116E" w:rsidP="00A94A36">
      <w:r w:rsidRPr="0058116E">
        <w:t>代入得：</w:t>
      </w:r>
    </w:p>
    <w:p w14:paraId="6BD35A8A" w14:textId="64C978C4" w:rsidR="0058116E" w:rsidRPr="00AD4094" w:rsidRDefault="0058116E" w:rsidP="00A94A36">
      <w:r w:rsidRPr="0058116E">
        <w:rPr>
          <w:noProof/>
        </w:rPr>
        <w:drawing>
          <wp:inline distT="0" distB="0" distL="0" distR="0" wp14:anchorId="6D6EA6AB" wp14:editId="2885236F">
            <wp:extent cx="2725947" cy="249791"/>
            <wp:effectExtent l="0" t="0" r="0" b="0"/>
            <wp:docPr id="18825752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610" cy="256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4BB" w:rsidRPr="00E304BB">
        <w:rPr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13F7C9D" w14:textId="380F862A" w:rsidR="00291569" w:rsidRDefault="00291569" w:rsidP="00E304BB">
      <w:pPr>
        <w:rPr>
          <w:b/>
          <w:bCs/>
        </w:rPr>
      </w:pPr>
      <w:r w:rsidRPr="00E304BB">
        <w:rPr>
          <w:noProof/>
        </w:rPr>
        <w:drawing>
          <wp:anchor distT="0" distB="0" distL="114300" distR="114300" simplePos="0" relativeHeight="251658253" behindDoc="0" locked="0" layoutInCell="1" allowOverlap="1" wp14:anchorId="21CC24B0" wp14:editId="469AD4D2">
            <wp:simplePos x="0" y="0"/>
            <wp:positionH relativeFrom="margin">
              <wp:align>left</wp:align>
            </wp:positionH>
            <wp:positionV relativeFrom="paragraph">
              <wp:posOffset>28132</wp:posOffset>
            </wp:positionV>
            <wp:extent cx="4295775" cy="269875"/>
            <wp:effectExtent l="0" t="0" r="9525" b="0"/>
            <wp:wrapNone/>
            <wp:docPr id="180904627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CC2B03" w14:textId="77777777" w:rsidR="00291569" w:rsidRDefault="00291569" w:rsidP="00E304BB">
      <w:pPr>
        <w:rPr>
          <w:b/>
          <w:bCs/>
        </w:rPr>
      </w:pPr>
    </w:p>
    <w:p w14:paraId="2344940D" w14:textId="2AC56BFA" w:rsidR="00E304BB" w:rsidRPr="00E304BB" w:rsidRDefault="00E304BB" w:rsidP="00E304BB">
      <w:pPr>
        <w:rPr>
          <w:b/>
          <w:bCs/>
        </w:rPr>
      </w:pPr>
      <w:r w:rsidRPr="00E304BB">
        <w:rPr>
          <w:b/>
          <w:bCs/>
        </w:rPr>
        <w:t>步骤</w:t>
      </w:r>
      <w:r w:rsidRPr="00E304BB">
        <w:rPr>
          <w:b/>
          <w:bCs/>
        </w:rPr>
        <w:t xml:space="preserve"> </w:t>
      </w:r>
      <w:r w:rsidR="00291569">
        <w:rPr>
          <w:rFonts w:hint="eastAsia"/>
          <w:b/>
          <w:bCs/>
        </w:rPr>
        <w:t>4</w:t>
      </w:r>
      <w:r w:rsidRPr="00E304BB">
        <w:rPr>
          <w:b/>
          <w:bCs/>
        </w:rPr>
        <w:t>：计算重合度系数</w:t>
      </w:r>
      <w:proofErr w:type="spellStart"/>
      <w:r>
        <w:rPr>
          <w:rFonts w:hint="eastAsia"/>
          <w:b/>
          <w:bCs/>
        </w:rPr>
        <w:t>Zc</w:t>
      </w:r>
      <w:proofErr w:type="spellEnd"/>
    </w:p>
    <w:p w14:paraId="0CFFCAFC" w14:textId="4D2208EF" w:rsidR="00A94A36" w:rsidRDefault="00A11189" w:rsidP="00AE28F7">
      <w:r w:rsidRPr="00A11189">
        <w:rPr>
          <w:noProof/>
        </w:rPr>
        <w:drawing>
          <wp:anchor distT="0" distB="0" distL="114300" distR="114300" simplePos="0" relativeHeight="251658251" behindDoc="0" locked="0" layoutInCell="1" allowOverlap="1" wp14:anchorId="5E0F47BD" wp14:editId="61176308">
            <wp:simplePos x="0" y="0"/>
            <wp:positionH relativeFrom="column">
              <wp:posOffset>1306351</wp:posOffset>
            </wp:positionH>
            <wp:positionV relativeFrom="paragraph">
              <wp:posOffset>18463</wp:posOffset>
            </wp:positionV>
            <wp:extent cx="1250315" cy="220980"/>
            <wp:effectExtent l="0" t="0" r="6985" b="7620"/>
            <wp:wrapNone/>
            <wp:docPr id="27082346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315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B3187" w:rsidRPr="00AB3187">
        <w:t>重合度系数的公式为：</w:t>
      </w:r>
    </w:p>
    <w:p w14:paraId="782B1591" w14:textId="3F5DA0E5" w:rsidR="002B2C0C" w:rsidRDefault="002B2C0C" w:rsidP="00AE28F7">
      <w:r w:rsidRPr="002B2C0C">
        <w:rPr>
          <w:noProof/>
        </w:rPr>
        <w:drawing>
          <wp:anchor distT="0" distB="0" distL="114300" distR="114300" simplePos="0" relativeHeight="251658252" behindDoc="0" locked="0" layoutInCell="1" allowOverlap="1" wp14:anchorId="76BD98CA" wp14:editId="21A55C97">
            <wp:simplePos x="0" y="0"/>
            <wp:positionH relativeFrom="column">
              <wp:posOffset>953218</wp:posOffset>
            </wp:positionH>
            <wp:positionV relativeFrom="paragraph">
              <wp:posOffset>157181</wp:posOffset>
            </wp:positionV>
            <wp:extent cx="2138659" cy="261680"/>
            <wp:effectExtent l="0" t="0" r="0" b="5080"/>
            <wp:wrapNone/>
            <wp:docPr id="53217990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39" cy="262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97BD2" w14:textId="1F0FE1FE" w:rsidR="00A11189" w:rsidRDefault="00441D76" w:rsidP="00AE28F7">
      <w:r w:rsidRPr="00441D76">
        <w:t>代入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=1.78</m:t>
        </m:r>
      </m:oMath>
      <w:r>
        <w:rPr>
          <w:rFonts w:hint="eastAsia"/>
        </w:rPr>
        <w:t xml:space="preserve">  </w:t>
      </w:r>
    </w:p>
    <w:tbl>
      <w:tblPr>
        <w:tblpPr w:leftFromText="180" w:rightFromText="180" w:vertAnchor="page" w:horzAnchor="margin" w:tblpY="13627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291569" w14:paraId="65C04613" w14:textId="77777777" w:rsidTr="0020304A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81AC" w14:textId="77777777" w:rsidR="00291569" w:rsidRPr="00AE28F7" w:rsidRDefault="00291569" w:rsidP="0020304A">
            <w:pPr>
              <w:rPr>
                <w:rFonts w:ascii="黑体" w:eastAsia="黑体"/>
                <w:b/>
                <w:bCs/>
                <w:szCs w:val="32"/>
              </w:rPr>
            </w:pPr>
          </w:p>
          <w:p w14:paraId="00D2983A" w14:textId="4585D156" w:rsidR="00291569" w:rsidRPr="00AE28F7" w:rsidRDefault="00291569" w:rsidP="0020304A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45DEDE7E" w14:textId="308D2ED1" w:rsidR="00291569" w:rsidRPr="008B6FE0" w:rsidRDefault="00C74D71" w:rsidP="0020304A">
            <w:pPr>
              <w:rPr>
                <w:rFonts w:ascii="黑体" w:eastAsia="黑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  <m:r>
                  <w:rPr>
                    <w:rFonts w:ascii="Cambria Math" w:hAnsi="Cambria Math"/>
                  </w:rPr>
                  <m:t>=1.78</m:t>
                </m:r>
              </m:oMath>
            </m:oMathPara>
          </w:p>
          <w:p w14:paraId="1BA00A85" w14:textId="329262F5" w:rsidR="00377E54" w:rsidRPr="008B6FE0" w:rsidRDefault="00377E54" w:rsidP="0020304A">
            <w:pPr>
              <w:rPr>
                <w:rFonts w:ascii="黑体" w:eastAsia="黑体"/>
                <w:szCs w:val="32"/>
              </w:rPr>
            </w:pPr>
            <w:proofErr w:type="spellStart"/>
            <w:r w:rsidRPr="008B6FE0">
              <w:rPr>
                <w:rFonts w:ascii="黑体" w:eastAsia="黑体" w:hint="eastAsia"/>
              </w:rPr>
              <w:t>Zc</w:t>
            </w:r>
            <w:proofErr w:type="spellEnd"/>
            <w:r w:rsidR="008B6FE0">
              <w:rPr>
                <w:rFonts w:ascii="黑体" w:eastAsia="黑体" w:hint="eastAsia"/>
              </w:rPr>
              <w:t xml:space="preserve"> </w:t>
            </w:r>
            <w:r w:rsidR="008B6FE0" w:rsidRPr="008B6FE0">
              <w:rPr>
                <w:rFonts w:ascii="黑体" w:eastAsia="黑体" w:hint="eastAsia"/>
              </w:rPr>
              <w:t>=</w:t>
            </w:r>
            <w:r w:rsidR="008B6FE0">
              <w:rPr>
                <w:rFonts w:ascii="黑体" w:eastAsia="黑体" w:hint="eastAsia"/>
              </w:rPr>
              <w:t xml:space="preserve"> </w:t>
            </w:r>
            <w:r w:rsidR="008B6FE0" w:rsidRPr="008B6FE0">
              <w:rPr>
                <w:rFonts w:ascii="黑体" w:eastAsia="黑体" w:hint="eastAsia"/>
              </w:rPr>
              <w:t>0.86</w:t>
            </w:r>
          </w:p>
        </w:tc>
      </w:tr>
    </w:tbl>
    <w:p w14:paraId="68999B6A" w14:textId="77777777" w:rsidR="002B2C0C" w:rsidRDefault="002B2C0C" w:rsidP="00AE28F7"/>
    <w:p w14:paraId="56B2ED3B" w14:textId="77777777" w:rsidR="00377E54" w:rsidRDefault="00377E54" w:rsidP="00AE28F7"/>
    <w:p w14:paraId="382F769C" w14:textId="77777777" w:rsidR="00377E54" w:rsidRDefault="00377E54" w:rsidP="00AE28F7"/>
    <w:p w14:paraId="09F3A381" w14:textId="77777777" w:rsidR="00377E54" w:rsidRDefault="00377E54" w:rsidP="00AE28F7"/>
    <w:p w14:paraId="06ADDA54" w14:textId="77777777" w:rsidR="00377E54" w:rsidRDefault="00377E54" w:rsidP="00AE28F7"/>
    <w:p w14:paraId="736288AA" w14:textId="77777777" w:rsidR="00377E54" w:rsidRDefault="00377E54" w:rsidP="00AE28F7"/>
    <w:p w14:paraId="7B925A90" w14:textId="53ECAF71" w:rsidR="008B6FE0" w:rsidRDefault="008B6FE0" w:rsidP="008B6FE0">
      <w:pPr>
        <w:rPr>
          <w:b/>
          <w:bCs/>
        </w:rPr>
      </w:pPr>
      <w:r w:rsidRPr="00E304BB">
        <w:rPr>
          <w:b/>
          <w:bCs/>
        </w:rPr>
        <w:lastRenderedPageBreak/>
        <w:t>步骤</w:t>
      </w:r>
      <w:r w:rsidRPr="00E304BB">
        <w:rPr>
          <w:b/>
          <w:bCs/>
        </w:rPr>
        <w:t xml:space="preserve"> </w:t>
      </w:r>
      <w:r>
        <w:rPr>
          <w:rFonts w:hint="eastAsia"/>
          <w:b/>
          <w:bCs/>
        </w:rPr>
        <w:t>5</w:t>
      </w:r>
      <w:r w:rsidRPr="00E304BB">
        <w:rPr>
          <w:b/>
          <w:bCs/>
        </w:rPr>
        <w:t>：计算</w:t>
      </w:r>
      <w:r w:rsidR="00F87D6E">
        <w:rPr>
          <w:rFonts w:hint="eastAsia"/>
          <w:b/>
          <w:bCs/>
        </w:rPr>
        <w:t>接触疲劳许用应力</w:t>
      </w:r>
    </w:p>
    <w:p w14:paraId="174E023F" w14:textId="39D1DA39" w:rsidR="00F87D6E" w:rsidRPr="00E304BB" w:rsidRDefault="00D75FFD" w:rsidP="008B6FE0">
      <w:r w:rsidRPr="00D75FFD">
        <w:rPr>
          <w:rFonts w:hint="eastAsia"/>
        </w:rPr>
        <w:t>查得小齿轮和大齿轮的接触疲劳极限分别为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 xml:space="preserve">min1=1500 MPa 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min2=800 MPa</m:t>
        </m:r>
      </m:oMath>
    </w:p>
    <w:p w14:paraId="09182841" w14:textId="159F174C" w:rsidR="00E2288C" w:rsidRPr="00320EF6" w:rsidRDefault="00E2288C" w:rsidP="00AE28F7">
      <w:r>
        <w:rPr>
          <w:rFonts w:hint="eastAsia"/>
        </w:rPr>
        <w:t>由</w:t>
      </w:r>
      <w:r>
        <w:rPr>
          <w:rFonts w:hint="eastAsia"/>
        </w:rPr>
        <w:t>N=</w:t>
      </w:r>
      <w:r w:rsidR="000D3C4E">
        <w:rPr>
          <w:rFonts w:hint="eastAsia"/>
        </w:rPr>
        <w:t>60njLh</w:t>
      </w:r>
      <w:r w:rsidR="000D3C4E">
        <w:rPr>
          <w:rFonts w:hint="eastAsia"/>
        </w:rPr>
        <w:t>计算应力循环次数</w:t>
      </w:r>
    </w:p>
    <w:p w14:paraId="05AACDB2" w14:textId="7B5A16F1" w:rsidR="00377E54" w:rsidRDefault="00804920" w:rsidP="00AE28F7">
      <w:r w:rsidRPr="00804920">
        <w:t>转速</w:t>
      </w:r>
      <m:oMath>
        <m:r>
          <w:rPr>
            <w:rFonts w:ascii="Cambria Math" w:hAnsi="Cambria Math"/>
          </w:rPr>
          <m:t xml:space="preserve">n1=3000rpm   </m:t>
        </m:r>
      </m:oMath>
      <w:r w:rsidR="0096251F">
        <w:rPr>
          <w:rFonts w:hint="eastAsia"/>
        </w:rPr>
        <w:t xml:space="preserve">  J=1  Lh=15</w:t>
      </w:r>
      <w:r w:rsidR="0096251F">
        <w:rPr>
          <w:rFonts w:hint="eastAsia"/>
        </w:rPr>
        <w:t>×</w:t>
      </w:r>
      <w:r w:rsidR="0096251F">
        <w:rPr>
          <w:rFonts w:hint="eastAsia"/>
        </w:rPr>
        <w:t>300</w:t>
      </w:r>
      <w:r w:rsidR="0096251F">
        <w:rPr>
          <w:rFonts w:hint="eastAsia"/>
        </w:rPr>
        <w:t>×</w:t>
      </w:r>
      <w:r w:rsidR="0096251F">
        <w:rPr>
          <w:rFonts w:hint="eastAsia"/>
        </w:rPr>
        <w:t>8=36000h</w:t>
      </w:r>
    </w:p>
    <w:p w14:paraId="09548ECD" w14:textId="54DBB375" w:rsidR="0096251F" w:rsidRPr="00D42173" w:rsidRDefault="008510D9" w:rsidP="00AE28F7">
      <w:pPr>
        <w:rPr>
          <w:i/>
        </w:rPr>
      </w:pPr>
      <w:r w:rsidRPr="008510D9">
        <w:rPr>
          <w:noProof/>
        </w:rPr>
        <w:drawing>
          <wp:anchor distT="0" distB="0" distL="114300" distR="114300" simplePos="0" relativeHeight="251658254" behindDoc="0" locked="0" layoutInCell="1" allowOverlap="1" wp14:anchorId="0ED2FAEF" wp14:editId="59DD150D">
            <wp:simplePos x="0" y="0"/>
            <wp:positionH relativeFrom="column">
              <wp:posOffset>538852</wp:posOffset>
            </wp:positionH>
            <wp:positionV relativeFrom="paragraph">
              <wp:posOffset>19625</wp:posOffset>
            </wp:positionV>
            <wp:extent cx="2225040" cy="191770"/>
            <wp:effectExtent l="0" t="0" r="3810" b="0"/>
            <wp:wrapNone/>
            <wp:docPr id="143701864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6251F">
        <w:rPr>
          <w:rFonts w:hint="eastAsia"/>
        </w:rPr>
        <w:t>代入公式</w:t>
      </w:r>
    </w:p>
    <w:p w14:paraId="4ECDCA6E" w14:textId="77777777" w:rsidR="00377E54" w:rsidRDefault="00377E54" w:rsidP="00AE28F7"/>
    <w:p w14:paraId="51510A40" w14:textId="251D599B" w:rsidR="00377E54" w:rsidRDefault="006B4B8E" w:rsidP="00AE28F7">
      <w:r w:rsidRPr="006B4B8E">
        <w:rPr>
          <w:noProof/>
        </w:rPr>
        <w:drawing>
          <wp:anchor distT="0" distB="0" distL="114300" distR="114300" simplePos="0" relativeHeight="251658255" behindDoc="0" locked="0" layoutInCell="1" allowOverlap="1" wp14:anchorId="4290FD10" wp14:editId="23FBBF5A">
            <wp:simplePos x="0" y="0"/>
            <wp:positionH relativeFrom="column">
              <wp:posOffset>263106</wp:posOffset>
            </wp:positionH>
            <wp:positionV relativeFrom="paragraph">
              <wp:posOffset>11682</wp:posOffset>
            </wp:positionV>
            <wp:extent cx="1570007" cy="216412"/>
            <wp:effectExtent l="0" t="0" r="0" b="0"/>
            <wp:wrapNone/>
            <wp:docPr id="161982225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204" cy="22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10D9">
        <w:rPr>
          <w:rFonts w:hint="eastAsia"/>
        </w:rPr>
        <w:t>转速</w:t>
      </w:r>
      <w:r>
        <w:rPr>
          <w:rFonts w:hint="eastAsia"/>
        </w:rPr>
        <w:t xml:space="preserve">                          </w:t>
      </w:r>
      <w:r w:rsidRPr="006B4B8E">
        <w:t>代入公式：</w:t>
      </w:r>
    </w:p>
    <w:p w14:paraId="330F3741" w14:textId="022E43F4" w:rsidR="006B4B8E" w:rsidRDefault="00134BF5" w:rsidP="00AE28F7">
      <w:r w:rsidRPr="00134BF5">
        <w:rPr>
          <w:noProof/>
        </w:rPr>
        <w:drawing>
          <wp:inline distT="0" distB="0" distL="0" distR="0" wp14:anchorId="3DED0150" wp14:editId="4D57F2D4">
            <wp:extent cx="2311879" cy="222659"/>
            <wp:effectExtent l="0" t="0" r="0" b="6350"/>
            <wp:docPr id="13912375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858" cy="226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56E66" w14:textId="77777777" w:rsidR="007266D8" w:rsidRDefault="00E13B93" w:rsidP="007266D8">
      <w:r w:rsidRPr="00E13B93">
        <w:rPr>
          <w:rFonts w:hint="eastAsia"/>
        </w:rPr>
        <w:t>查取接触疲劳寿命系数</w:t>
      </w:r>
      <w:r>
        <w:rPr>
          <w:rFonts w:hint="eastAsia"/>
        </w:rPr>
        <w:t xml:space="preserve"> </w:t>
      </w:r>
    </w:p>
    <w:p w14:paraId="706CC2FB" w14:textId="30D6E8EB" w:rsidR="0016559D" w:rsidRPr="0016559D" w:rsidRDefault="0016559D" w:rsidP="007266D8">
      <w:pPr>
        <w:rPr>
          <w:b/>
          <w:bCs/>
        </w:rPr>
      </w:pPr>
      <w:r w:rsidRPr="0016559D">
        <w:rPr>
          <w:b/>
          <w:bCs/>
        </w:rPr>
        <w:t>高速级小齿轮（</w:t>
      </w:r>
      <w:r w:rsidRPr="0016559D">
        <w:rPr>
          <w:b/>
          <w:bCs/>
        </w:rPr>
        <w:t xml:space="preserve">12CrMnTi </w:t>
      </w:r>
      <w:r w:rsidRPr="0016559D">
        <w:rPr>
          <w:b/>
          <w:bCs/>
        </w:rPr>
        <w:t>渗碳淬火</w:t>
      </w:r>
      <w:r w:rsidRPr="0016559D">
        <w:rPr>
          <w:b/>
          <w:bCs/>
        </w:rPr>
        <w:t>N1=6.48×10^9</w:t>
      </w:r>
      <w:r w:rsidR="00CF0305">
        <w:rPr>
          <w:rFonts w:hint="eastAsia"/>
          <w:b/>
          <w:bCs/>
        </w:rPr>
        <w:t>）</w:t>
      </w:r>
    </w:p>
    <w:p w14:paraId="042D3BB5" w14:textId="3FD205CD" w:rsidR="007266D8" w:rsidRPr="007266D8" w:rsidRDefault="007266D8" w:rsidP="007266D8">
      <w:r w:rsidRPr="007266D8">
        <w:t>渗碳淬火钢（硬齿面）的持久寿命循环基数</w:t>
      </w:r>
      <w:r w:rsidRPr="007266D8">
        <w:t> Nc=10^9\</w:t>
      </w:r>
      <w:r w:rsidRPr="007266D8">
        <w:t>（允许一定点蚀的工况）。</w:t>
      </w:r>
    </w:p>
    <w:p w14:paraId="72986FB8" w14:textId="73C68619" w:rsidR="00CF0305" w:rsidRPr="00CF0305" w:rsidRDefault="00C00122" w:rsidP="00CF0305">
      <w:r w:rsidRPr="00C00122">
        <w:t>当</w:t>
      </w:r>
      <w:r w:rsidRPr="00C00122">
        <w:t> N</w:t>
      </w:r>
      <w:r>
        <w:rPr>
          <w:rFonts w:hint="eastAsia"/>
        </w:rPr>
        <w:t>&gt;</w:t>
      </w:r>
      <w:r w:rsidRPr="00C00122">
        <w:t>N</w:t>
      </w:r>
      <w:r>
        <w:rPr>
          <w:rFonts w:hint="eastAsia"/>
        </w:rPr>
        <w:t xml:space="preserve"> </w:t>
      </w:r>
      <w:r w:rsidRPr="00C00122">
        <w:t>c </w:t>
      </w:r>
      <w:r w:rsidRPr="00C00122">
        <w:t>时</w:t>
      </w:r>
      <w:r>
        <w:rPr>
          <w:rFonts w:hint="eastAsia"/>
        </w:rPr>
        <w:t xml:space="preserve"> </w:t>
      </w:r>
      <w:r w:rsidR="00CF0305" w:rsidRPr="00CF0305">
        <w:t>寿命系数</w:t>
      </w:r>
      <w:r w:rsidR="00CF0305" w:rsidRPr="00CF0305">
        <w:t> ZNT=1.0</w:t>
      </w:r>
      <w:r w:rsidR="00CF0305" w:rsidRPr="00CF0305">
        <w:t>无限寿命</w:t>
      </w:r>
    </w:p>
    <w:p w14:paraId="313E9E88" w14:textId="4E92FF0B" w:rsidR="00CF0305" w:rsidRPr="00CF0305" w:rsidRDefault="00CF0305" w:rsidP="00CF0305">
      <w:pPr>
        <w:rPr>
          <w:b/>
          <w:bCs/>
        </w:rPr>
      </w:pPr>
      <w:r w:rsidRPr="00CF0305">
        <w:rPr>
          <w:b/>
          <w:bCs/>
        </w:rPr>
        <w:t>高速级大齿轮（</w:t>
      </w:r>
      <w:r w:rsidRPr="00CF0305">
        <w:rPr>
          <w:b/>
          <w:bCs/>
        </w:rPr>
        <w:t xml:space="preserve">45 </w:t>
      </w:r>
      <w:r w:rsidRPr="00CF0305">
        <w:rPr>
          <w:b/>
          <w:bCs/>
        </w:rPr>
        <w:t>钢</w:t>
      </w:r>
      <w:r w:rsidRPr="00CF0305">
        <w:rPr>
          <w:b/>
          <w:bCs/>
        </w:rPr>
        <w:t xml:space="preserve"> </w:t>
      </w:r>
      <w:r w:rsidRPr="00CF0305">
        <w:rPr>
          <w:b/>
          <w:bCs/>
        </w:rPr>
        <w:t>调质淬火，</w:t>
      </w:r>
      <w:r w:rsidRPr="00CF0305">
        <w:rPr>
          <w:b/>
          <w:bCs/>
        </w:rPr>
        <w:t>N2≈1.51×10^9</w:t>
      </w:r>
      <w:r w:rsidRPr="00CF0305">
        <w:rPr>
          <w:b/>
          <w:bCs/>
        </w:rPr>
        <w:t>）</w:t>
      </w:r>
    </w:p>
    <w:p w14:paraId="196C18C9" w14:textId="1E9C8E33" w:rsidR="00C00122" w:rsidRPr="00C00122" w:rsidRDefault="003C187E" w:rsidP="00C00122">
      <w:r w:rsidRPr="003C187E">
        <w:t>调质</w:t>
      </w:r>
      <w:r w:rsidRPr="003C187E">
        <w:t xml:space="preserve"> + </w:t>
      </w:r>
      <w:r w:rsidRPr="003C187E">
        <w:t>表面淬火钢（硬齿面）的</w:t>
      </w:r>
      <w:r w:rsidRPr="003C187E">
        <w:rPr>
          <w:b/>
          <w:bCs/>
        </w:rPr>
        <w:t>持久寿命循环基数</w:t>
      </w:r>
      <w:r w:rsidRPr="003C187E">
        <w:rPr>
          <w:b/>
          <w:bCs/>
        </w:rPr>
        <w:t> (Nc=10^9)</w:t>
      </w:r>
    </w:p>
    <w:p w14:paraId="6BACE715" w14:textId="4A42BC4D" w:rsidR="003C187E" w:rsidRPr="003C187E" w:rsidRDefault="003C187E" w:rsidP="003C187E">
      <w:r w:rsidRPr="003C187E">
        <w:t>由于</w:t>
      </w:r>
      <w:r w:rsidRPr="003C187E">
        <w:t> (N2=1.51×10^9 &gt; 10^9</w:t>
      </w:r>
      <w:r>
        <w:rPr>
          <w:rFonts w:hint="eastAsia"/>
        </w:rPr>
        <w:t>)</w:t>
      </w:r>
      <w:r w:rsidRPr="003C187E">
        <w:t>，因此</w:t>
      </w:r>
      <w:r w:rsidRPr="003C187E">
        <w:t> </w:t>
      </w:r>
      <w:r w:rsidRPr="003C187E">
        <w:rPr>
          <w:b/>
          <w:bCs/>
        </w:rPr>
        <w:t>大齿轮的接触疲劳寿命系数</w:t>
      </w:r>
      <w:r w:rsidRPr="003C187E">
        <w:rPr>
          <w:b/>
          <w:bCs/>
        </w:rPr>
        <w:t> (Z{NT2}=1.0)</w:t>
      </w:r>
      <w:r w:rsidRPr="003C187E">
        <w:t>。</w:t>
      </w:r>
    </w:p>
    <w:p w14:paraId="658A5061" w14:textId="66D45EC5" w:rsidR="00AC3A4A" w:rsidRDefault="00281A7C" w:rsidP="00AC3A4A">
      <w:r w:rsidRPr="00281A7C">
        <w:rPr>
          <w:noProof/>
        </w:rPr>
        <w:drawing>
          <wp:anchor distT="0" distB="0" distL="114300" distR="114300" simplePos="0" relativeHeight="251658256" behindDoc="0" locked="0" layoutInCell="1" allowOverlap="1" wp14:anchorId="43B87407" wp14:editId="78295408">
            <wp:simplePos x="0" y="0"/>
            <wp:positionH relativeFrom="column">
              <wp:posOffset>556104</wp:posOffset>
            </wp:positionH>
            <wp:positionV relativeFrom="paragraph">
              <wp:posOffset>14545</wp:posOffset>
            </wp:positionV>
            <wp:extent cx="828135" cy="273132"/>
            <wp:effectExtent l="0" t="0" r="0" b="0"/>
            <wp:wrapNone/>
            <wp:docPr id="2147077015" name="图片 1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77015" name="图片 1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" cy="273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2A8E" w:rsidRPr="004C2A8E">
        <w:t>根据公式</w:t>
      </w:r>
      <w:r>
        <w:rPr>
          <w:rFonts w:hint="eastAsia"/>
        </w:rPr>
        <w:t xml:space="preserve">             </w:t>
      </w:r>
      <w:r w:rsidR="00AC3A4A" w:rsidRPr="00AC3A4A">
        <w:t>注：公式中</w:t>
      </w:r>
      <w:r w:rsidR="00AC3A4A" w:rsidRPr="00AC3A4A">
        <w:t> (KN) </w:t>
      </w:r>
      <w:r w:rsidR="00AC3A4A" w:rsidRPr="00AC3A4A">
        <w:t>对应接触疲劳寿命系数</w:t>
      </w:r>
      <w:r w:rsidR="00AC3A4A" w:rsidRPr="00AC3A4A">
        <w:t> (ZNT)</w:t>
      </w:r>
      <w:r w:rsidR="00AC3A4A" w:rsidRPr="00AC3A4A">
        <w:t>，结合已知条件计算</w:t>
      </w:r>
    </w:p>
    <w:p w14:paraId="6EE3943D" w14:textId="77777777" w:rsidR="00AC3A4A" w:rsidRDefault="00AC3A4A" w:rsidP="00AC3A4A"/>
    <w:p w14:paraId="7407658F" w14:textId="1C7CFEC0" w:rsidR="002151C8" w:rsidRPr="002151C8" w:rsidRDefault="002151C8" w:rsidP="002151C8">
      <w:pPr>
        <w:rPr>
          <w:b/>
          <w:bCs/>
        </w:rPr>
      </w:pPr>
      <w:r w:rsidRPr="002151C8">
        <w:rPr>
          <w:b/>
          <w:bCs/>
        </w:rPr>
        <w:t>高速级小齿轮的接触疲劳许用应力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</w:p>
    <w:p w14:paraId="6CA68C81" w14:textId="051DAB64" w:rsidR="00377E54" w:rsidRPr="00010C56" w:rsidRDefault="00566381" w:rsidP="00AE28F7">
      <w:r w:rsidRPr="00566381">
        <w:rPr>
          <w:noProof/>
        </w:rPr>
        <w:drawing>
          <wp:anchor distT="0" distB="0" distL="114300" distR="114300" simplePos="0" relativeHeight="251658257" behindDoc="0" locked="0" layoutInCell="1" allowOverlap="1" wp14:anchorId="3F506F2A" wp14:editId="2F795097">
            <wp:simplePos x="0" y="0"/>
            <wp:positionH relativeFrom="column">
              <wp:posOffset>833336</wp:posOffset>
            </wp:positionH>
            <wp:positionV relativeFrom="paragraph">
              <wp:posOffset>40532</wp:posOffset>
            </wp:positionV>
            <wp:extent cx="1104182" cy="120890"/>
            <wp:effectExtent l="0" t="0" r="1270" b="0"/>
            <wp:wrapNone/>
            <wp:docPr id="211614706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182" cy="12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6381">
        <w:t>接触疲劳极限</w:t>
      </w:r>
      <w:r>
        <w:rPr>
          <w:rFonts w:hint="eastAsia"/>
        </w:rPr>
        <w:t xml:space="preserve">                  </w:t>
      </w:r>
      <w:r w:rsidR="00010C56" w:rsidRPr="00010C56">
        <w:t>接触疲劳寿命系数</w:t>
      </w:r>
      <w:r w:rsidR="00010C56" w:rsidRPr="00010C56">
        <w:rPr>
          <w:i/>
          <w:iCs/>
        </w:rPr>
        <w:t>ZNT</w:t>
      </w:r>
      <w:r w:rsidR="00010C56" w:rsidRPr="00010C56">
        <w:t>1​=1.0</w:t>
      </w:r>
      <w:r w:rsidR="00010C56">
        <w:rPr>
          <w:rFonts w:hint="eastAsia"/>
        </w:rPr>
        <w:t xml:space="preserve"> </w:t>
      </w:r>
      <w:r w:rsidR="00010C56" w:rsidRPr="00010C56">
        <w:rPr>
          <w:rFonts w:hint="eastAsia"/>
        </w:rPr>
        <w:t>安全系数</w:t>
      </w:r>
      <w:r w:rsidR="00010C56" w:rsidRPr="00010C56">
        <w:rPr>
          <w:rFonts w:hint="eastAsia"/>
        </w:rPr>
        <w:t> SH = 1.5</w:t>
      </w:r>
    </w:p>
    <w:p w14:paraId="787582F9" w14:textId="1204C864" w:rsidR="00377E54" w:rsidRDefault="00010C56" w:rsidP="00AE28F7">
      <w:r w:rsidRPr="00010C56">
        <w:t>代入公式：</w:t>
      </w:r>
      <w:r w:rsidR="0037354B" w:rsidRPr="0037354B">
        <w:rPr>
          <w:noProof/>
        </w:rPr>
        <w:drawing>
          <wp:inline distT="0" distB="0" distL="0" distR="0" wp14:anchorId="4F5EA738" wp14:editId="40C633EE">
            <wp:extent cx="2329132" cy="188089"/>
            <wp:effectExtent l="0" t="0" r="0" b="2540"/>
            <wp:docPr id="17038662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782" cy="19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4D1E1" w14:textId="01E79A71" w:rsidR="00BF58BE" w:rsidRPr="00BF58BE" w:rsidRDefault="00BF58BE" w:rsidP="00BF58BE">
      <w:pPr>
        <w:rPr>
          <w:b/>
          <w:bCs/>
        </w:rPr>
      </w:pPr>
      <w:r w:rsidRPr="00BF58BE">
        <w:rPr>
          <w:b/>
          <w:bCs/>
        </w:rPr>
        <w:t>高速级大齿轮的接触疲劳许用应力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</w:p>
    <w:p w14:paraId="1DFB3608" w14:textId="09F0A4A2" w:rsidR="00397598" w:rsidRDefault="00397598" w:rsidP="00AE28F7">
      <w:r w:rsidRPr="00464718">
        <w:rPr>
          <w:noProof/>
        </w:rPr>
        <w:drawing>
          <wp:anchor distT="0" distB="0" distL="114300" distR="114300" simplePos="0" relativeHeight="251658258" behindDoc="0" locked="0" layoutInCell="1" allowOverlap="1" wp14:anchorId="169A2C30" wp14:editId="3F237163">
            <wp:simplePos x="0" y="0"/>
            <wp:positionH relativeFrom="column">
              <wp:posOffset>834234</wp:posOffset>
            </wp:positionH>
            <wp:positionV relativeFrom="paragraph">
              <wp:posOffset>24082</wp:posOffset>
            </wp:positionV>
            <wp:extent cx="1069340" cy="179705"/>
            <wp:effectExtent l="0" t="0" r="0" b="0"/>
            <wp:wrapNone/>
            <wp:docPr id="21123064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718" w:rsidRPr="00464718">
        <w:t>接触疲劳极限</w:t>
      </w:r>
      <w:r w:rsidR="00464718" w:rsidRPr="00464718">
        <w:t> </w:t>
      </w:r>
      <w:r w:rsidR="007A59DD">
        <w:rPr>
          <w:rFonts w:hint="eastAsia"/>
        </w:rPr>
        <w:t xml:space="preserve">            </w:t>
      </w:r>
      <w:r>
        <w:rPr>
          <w:rFonts w:hint="eastAsia"/>
        </w:rPr>
        <w:t xml:space="preserve">    </w:t>
      </w:r>
      <w:r w:rsidR="007A59DD">
        <w:rPr>
          <w:rFonts w:hint="eastAsia"/>
        </w:rPr>
        <w:t xml:space="preserve"> </w:t>
      </w:r>
      <w:r w:rsidR="007A59DD" w:rsidRPr="007A59DD">
        <w:rPr>
          <w:rFonts w:hint="eastAsia"/>
        </w:rPr>
        <w:t>接触疲劳寿命系数</w:t>
      </w:r>
      <w:r w:rsidR="007A59DD" w:rsidRPr="007A59DD">
        <w:rPr>
          <w:rFonts w:hint="eastAsia"/>
        </w:rPr>
        <w:t> ZNT2= 1.0</w:t>
      </w:r>
      <w:r w:rsidR="007A59DD">
        <w:rPr>
          <w:rFonts w:hint="eastAsia"/>
        </w:rPr>
        <w:t xml:space="preserve"> </w:t>
      </w:r>
      <w:r w:rsidRPr="00397598">
        <w:t>安全系数</w:t>
      </w:r>
      <w:r w:rsidRPr="00397598">
        <w:t> SH = 1.5</w:t>
      </w:r>
    </w:p>
    <w:p w14:paraId="48679D1C" w14:textId="36706979" w:rsidR="00377E54" w:rsidRDefault="00397598" w:rsidP="00AE28F7">
      <w:r w:rsidRPr="00397598">
        <w:t>代入公式：</w:t>
      </w:r>
      <w:r w:rsidR="00A3553F" w:rsidRPr="00A3553F">
        <w:rPr>
          <w:noProof/>
        </w:rPr>
        <w:drawing>
          <wp:inline distT="0" distB="0" distL="0" distR="0" wp14:anchorId="26DD4DA4" wp14:editId="1AF3E5C3">
            <wp:extent cx="2272078" cy="198408"/>
            <wp:effectExtent l="0" t="0" r="0" b="0"/>
            <wp:docPr id="69802640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270" cy="212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990D5" w14:textId="60DB1DAB" w:rsidR="00A3553F" w:rsidRPr="007A59DD" w:rsidRDefault="00A3553F" w:rsidP="00AE28F7">
      <w:r>
        <w:rPr>
          <w:rFonts w:hint="eastAsia"/>
        </w:rPr>
        <w:t>从中取小作为</w:t>
      </w:r>
      <w:r w:rsidR="00661552">
        <w:rPr>
          <w:rFonts w:hint="eastAsia"/>
        </w:rPr>
        <w:t>该齿轮副的许用应力</w:t>
      </w:r>
      <w:r w:rsidR="00661552" w:rsidRPr="00661552">
        <w:t>[</w:t>
      </w:r>
      <w:proofErr w:type="spellStart"/>
      <w:r w:rsidR="00661552" w:rsidRPr="00661552">
        <w:t>σ</w:t>
      </w:r>
      <w:r w:rsidR="00661552">
        <w:rPr>
          <w:rFonts w:hint="eastAsia"/>
        </w:rPr>
        <w:t>h</w:t>
      </w:r>
      <w:proofErr w:type="spellEnd"/>
      <w:r w:rsidR="00661552" w:rsidRPr="00661552">
        <w:t>]=[σ</w:t>
      </w:r>
      <w:r w:rsidR="00661552">
        <w:rPr>
          <w:rFonts w:hint="eastAsia"/>
        </w:rPr>
        <w:t>h2</w:t>
      </w:r>
      <w:r w:rsidR="00661552" w:rsidRPr="00661552">
        <w:t>] = 5</w:t>
      </w:r>
      <w:r w:rsidR="00661552">
        <w:rPr>
          <w:rFonts w:hint="eastAsia"/>
        </w:rPr>
        <w:t>33.3</w:t>
      </w:r>
      <w:r w:rsidR="00661552" w:rsidRPr="00661552">
        <w:t xml:space="preserve"> MPa</w:t>
      </w:r>
    </w:p>
    <w:p w14:paraId="69EF2D86" w14:textId="0CB5BEC4" w:rsidR="000302C5" w:rsidRPr="007B3212" w:rsidRDefault="000302C5" w:rsidP="000302C5">
      <w:pPr>
        <w:rPr>
          <w:b/>
          <w:bCs/>
        </w:rPr>
      </w:pPr>
      <w:r w:rsidRPr="00E304BB">
        <w:rPr>
          <w:b/>
          <w:bCs/>
        </w:rPr>
        <w:t>步骤</w:t>
      </w:r>
      <w:r w:rsidRPr="00E304BB">
        <w:rPr>
          <w:b/>
          <w:bCs/>
        </w:rPr>
        <w:t xml:space="preserve"> </w:t>
      </w:r>
      <w:r w:rsidRPr="007B3212">
        <w:rPr>
          <w:rFonts w:hint="eastAsia"/>
          <w:b/>
          <w:bCs/>
        </w:rPr>
        <w:t>6</w:t>
      </w:r>
      <w:r w:rsidRPr="00E304BB">
        <w:rPr>
          <w:b/>
          <w:bCs/>
        </w:rPr>
        <w:t>：计</w:t>
      </w:r>
      <w:r w:rsidR="004D3B44" w:rsidRPr="007B3212">
        <w:rPr>
          <w:rFonts w:hint="eastAsia"/>
          <w:b/>
          <w:bCs/>
        </w:rPr>
        <w:t>算小齿轮分度圆直径</w:t>
      </w:r>
    </w:p>
    <w:p w14:paraId="6D2D6AFD" w14:textId="77777777" w:rsidR="007B3212" w:rsidRPr="007B3212" w:rsidRDefault="00735C62" w:rsidP="007B3212">
      <w:r w:rsidRPr="007B3212">
        <w:rPr>
          <w:rFonts w:hint="eastAsia"/>
        </w:rPr>
        <w:t>载荷系数</w:t>
      </w:r>
      <w:r w:rsidRPr="007B3212">
        <w:rPr>
          <w:rFonts w:hint="eastAsia"/>
        </w:rPr>
        <w:t> KHT=1.3</w:t>
      </w:r>
      <w:r w:rsidR="007B3212" w:rsidRPr="007B3212">
        <w:rPr>
          <w:rFonts w:hint="eastAsia"/>
        </w:rPr>
        <w:t xml:space="preserve"> </w:t>
      </w:r>
      <w:r w:rsidR="007B3212" w:rsidRPr="007B3212">
        <w:t>小齿轮传递扭矩</w:t>
      </w:r>
      <w:r w:rsidR="007B3212" w:rsidRPr="007B3212">
        <w:rPr>
          <w:rFonts w:hint="eastAsia"/>
        </w:rPr>
        <w:t>T1=0.818*10^3N*mm</w:t>
      </w:r>
    </w:p>
    <w:p w14:paraId="6F79D33E" w14:textId="008AD488" w:rsidR="008F4AD7" w:rsidRPr="008F4AD7" w:rsidRDefault="00D34212" w:rsidP="008F4AD7">
      <w:r w:rsidRPr="008F4AD7">
        <w:rPr>
          <w:rFonts w:hint="eastAsia"/>
        </w:rPr>
        <w:t>齿宽系数</w:t>
      </w:r>
      <w:r w:rsidRPr="008F4AD7">
        <w:rPr>
          <w:rFonts w:hint="eastAsia"/>
        </w:rPr>
        <w:t> </w:t>
      </w:r>
      <w:proofErr w:type="spellStart"/>
      <w:r w:rsidRPr="008F4AD7">
        <w:rPr>
          <w:rFonts w:hint="eastAsia"/>
        </w:rPr>
        <w:t>phid</w:t>
      </w:r>
      <w:proofErr w:type="spellEnd"/>
      <w:r w:rsidRPr="008F4AD7">
        <w:rPr>
          <w:rFonts w:hint="eastAsia"/>
        </w:rPr>
        <w:t xml:space="preserve">=1  </w:t>
      </w:r>
      <w:r w:rsidRPr="008F4AD7">
        <w:t>传动比</w:t>
      </w:r>
      <w:r w:rsidRPr="008F4AD7">
        <w:t> u=4</w:t>
      </w:r>
      <w:r w:rsidR="008F4AD7" w:rsidRPr="008F4AD7">
        <w:rPr>
          <w:rFonts w:hint="eastAsia"/>
        </w:rPr>
        <w:t xml:space="preserve">  </w:t>
      </w:r>
      <w:r w:rsidR="008F4AD7" w:rsidRPr="008F4AD7">
        <w:t>节点区域系数</w:t>
      </w:r>
      <w:r w:rsidR="008F4AD7" w:rsidRPr="008F4AD7">
        <w:t> ZH=2.495</w:t>
      </w:r>
    </w:p>
    <w:p w14:paraId="7AFF7E1E" w14:textId="5F93AE15" w:rsidR="00D34212" w:rsidRPr="008F4AD7" w:rsidRDefault="003F0543" w:rsidP="00D34212">
      <w:pPr>
        <w:rPr>
          <w:b/>
          <w:bCs/>
        </w:rPr>
      </w:pPr>
      <w:r w:rsidRPr="003F0543">
        <w:t>弹性影响系数</w:t>
      </w:r>
      <w:r w:rsidR="008F4AD7">
        <w:rPr>
          <w:rFonts w:hint="eastAsia"/>
        </w:rPr>
        <w:t xml:space="preserve">ZE=189.8Mpa    </w:t>
      </w:r>
      <w:r w:rsidRPr="003F0543">
        <w:t>重合度系数</w:t>
      </w:r>
      <w:proofErr w:type="spellStart"/>
      <w:r w:rsidR="008F4AD7" w:rsidRPr="008B6FE0">
        <w:rPr>
          <w:rFonts w:ascii="黑体" w:eastAsia="黑体" w:hint="eastAsia"/>
        </w:rPr>
        <w:t>Zc</w:t>
      </w:r>
      <w:proofErr w:type="spellEnd"/>
      <w:r w:rsidR="008F4AD7">
        <w:rPr>
          <w:rFonts w:ascii="黑体" w:eastAsia="黑体" w:hint="eastAsia"/>
        </w:rPr>
        <w:t xml:space="preserve"> </w:t>
      </w:r>
      <w:r w:rsidR="008F4AD7" w:rsidRPr="008B6FE0">
        <w:rPr>
          <w:rFonts w:ascii="黑体" w:eastAsia="黑体" w:hint="eastAsia"/>
        </w:rPr>
        <w:t>=</w:t>
      </w:r>
      <w:r w:rsidR="008F4AD7">
        <w:rPr>
          <w:rFonts w:ascii="黑体" w:eastAsia="黑体" w:hint="eastAsia"/>
        </w:rPr>
        <w:t xml:space="preserve"> </w:t>
      </w:r>
      <w:r w:rsidR="008F4AD7" w:rsidRPr="008B6FE0">
        <w:rPr>
          <w:rFonts w:ascii="黑体" w:eastAsia="黑体" w:hint="eastAsia"/>
        </w:rPr>
        <w:t>0.86</w:t>
      </w:r>
    </w:p>
    <w:p w14:paraId="6DB25548" w14:textId="77777777" w:rsidR="003F0543" w:rsidRPr="003F0543" w:rsidRDefault="003F0543" w:rsidP="003F0543">
      <w:r w:rsidRPr="003F0543">
        <w:t>许用接触应力</w:t>
      </w:r>
      <w:r w:rsidRPr="003F0543">
        <w:t>[</w:t>
      </w:r>
      <w:proofErr w:type="spellStart"/>
      <w:r w:rsidRPr="003F0543">
        <w:t>σ</w:t>
      </w:r>
      <w:r w:rsidRPr="003F0543">
        <w:rPr>
          <w:rFonts w:hint="eastAsia"/>
        </w:rPr>
        <w:t>h</w:t>
      </w:r>
      <w:proofErr w:type="spellEnd"/>
      <w:r w:rsidRPr="003F0543">
        <w:t>]</w:t>
      </w:r>
      <w:r w:rsidRPr="003F0543">
        <w:rPr>
          <w:rFonts w:hint="eastAsia"/>
        </w:rPr>
        <w:t>=533.3Mpa</w:t>
      </w:r>
    </w:p>
    <w:p w14:paraId="5B9DF1BF" w14:textId="71846DDF" w:rsidR="00377E54" w:rsidRPr="003F0543" w:rsidRDefault="00413E61" w:rsidP="00AE28F7">
      <w:pPr>
        <w:rPr>
          <w:b/>
          <w:bCs/>
        </w:rPr>
      </w:pPr>
      <w:r w:rsidRPr="00413E61">
        <w:rPr>
          <w:b/>
          <w:bCs/>
          <w:noProof/>
        </w:rPr>
        <w:drawing>
          <wp:anchor distT="0" distB="0" distL="114300" distR="114300" simplePos="0" relativeHeight="251658259" behindDoc="0" locked="0" layoutInCell="1" allowOverlap="1" wp14:anchorId="42AC938F" wp14:editId="4ED06AB3">
            <wp:simplePos x="0" y="0"/>
            <wp:positionH relativeFrom="column">
              <wp:posOffset>211346</wp:posOffset>
            </wp:positionH>
            <wp:positionV relativeFrom="paragraph">
              <wp:posOffset>804162</wp:posOffset>
            </wp:positionV>
            <wp:extent cx="1232743" cy="189781"/>
            <wp:effectExtent l="0" t="0" r="5715" b="1270"/>
            <wp:wrapNone/>
            <wp:docPr id="145910464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515" cy="191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0543">
        <w:rPr>
          <w:rFonts w:hint="eastAsia"/>
          <w:b/>
          <w:bCs/>
        </w:rPr>
        <w:t>带入</w:t>
      </w:r>
      <w:r w:rsidR="003F0543" w:rsidRPr="003F0543">
        <w:rPr>
          <w:rFonts w:ascii="Cambria Math" w:hAnsi="Cambria Math"/>
          <w:b/>
          <w:bCs/>
          <w:i/>
          <w:szCs w:val="21"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1"/>
            </w:rPr>
            <m:t>t≥3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Cs w:val="2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KHT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ϕd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Cs w:val="2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u+1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u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Cs w:val="21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zHzE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C</m:t>
                              </m:r>
                            </m:sub>
                          </m:sSub>
                        </m:num>
                        <m:den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6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H</m:t>
                              </m:r>
                            </m:e>
                          </m:d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szCs w:val="21"/>
            </w:rPr>
            <w:br/>
          </m:r>
        </m:oMath>
      </m:oMathPara>
      <w:r w:rsidR="003F0543">
        <w:rPr>
          <w:rFonts w:hint="eastAsia"/>
          <w:b/>
          <w:bCs/>
        </w:rPr>
        <w:t>得</w:t>
      </w:r>
    </w:p>
    <w:tbl>
      <w:tblPr>
        <w:tblpPr w:leftFromText="180" w:rightFromText="180" w:vertAnchor="page" w:horzAnchor="margin" w:tblpY="13627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F94751" w14:paraId="5B7A3377" w14:textId="77777777" w:rsidTr="0020304A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19390" w14:textId="77777777" w:rsidR="00F94751" w:rsidRPr="00AE28F7" w:rsidRDefault="00F94751" w:rsidP="0020304A">
            <w:pPr>
              <w:rPr>
                <w:rFonts w:ascii="黑体" w:eastAsia="黑体"/>
                <w:b/>
                <w:bCs/>
                <w:szCs w:val="32"/>
              </w:rPr>
            </w:pPr>
          </w:p>
          <w:p w14:paraId="1316DD66" w14:textId="77777777" w:rsidR="00F94751" w:rsidRPr="00AE28F7" w:rsidRDefault="00F94751" w:rsidP="0020304A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2271EDE6" w14:textId="77777777" w:rsidR="00F94751" w:rsidRDefault="00F94751" w:rsidP="0020304A">
            <w:r w:rsidRPr="00661552">
              <w:t>[</w:t>
            </w:r>
            <w:proofErr w:type="spellStart"/>
            <w:r w:rsidRPr="00661552">
              <w:t>σ</w:t>
            </w:r>
            <w:r>
              <w:rPr>
                <w:rFonts w:hint="eastAsia"/>
              </w:rPr>
              <w:t>h</w:t>
            </w:r>
            <w:proofErr w:type="spellEnd"/>
            <w:r w:rsidRPr="00661552">
              <w:t>]</w:t>
            </w:r>
            <w:r>
              <w:rPr>
                <w:rFonts w:hint="eastAsia"/>
              </w:rPr>
              <w:t>=533.3Mpa</w:t>
            </w:r>
          </w:p>
          <w:p w14:paraId="45B1E7D3" w14:textId="60F19FEE" w:rsidR="003115E7" w:rsidRDefault="003115E7" w:rsidP="0020304A">
            <w:r>
              <w:rPr>
                <w:rFonts w:hint="eastAsia"/>
              </w:rPr>
              <w:t>u=</w:t>
            </w:r>
            <w:r w:rsidR="00413E61">
              <w:rPr>
                <w:rFonts w:hint="eastAsia"/>
              </w:rPr>
              <w:t>4</w:t>
            </w:r>
            <w:r w:rsidR="00843048">
              <w:rPr>
                <w:rFonts w:hint="eastAsia"/>
              </w:rPr>
              <w:t>.4</w:t>
            </w:r>
          </w:p>
          <w:p w14:paraId="6F383C9D" w14:textId="3EBA2C4C" w:rsidR="00413E61" w:rsidRPr="008A2144" w:rsidRDefault="00413E61" w:rsidP="0020304A">
            <w:pPr>
              <w:rPr>
                <w:rFonts w:ascii="黑体" w:eastAsia="黑体"/>
                <w:szCs w:val="32"/>
              </w:rPr>
            </w:pPr>
            <w:r>
              <w:rPr>
                <w:rFonts w:hint="eastAsia"/>
              </w:rPr>
              <w:t>d1t=11.6mm</w:t>
            </w:r>
          </w:p>
        </w:tc>
      </w:tr>
    </w:tbl>
    <w:p w14:paraId="09610A26" w14:textId="0BFA3628" w:rsidR="00413E61" w:rsidRPr="00413E61" w:rsidRDefault="00413E61" w:rsidP="00413E61">
      <w:r w:rsidRPr="00413E61">
        <w:t>最终，小齿轮的分度圆直径</w:t>
      </w:r>
      <w:r>
        <w:rPr>
          <w:rFonts w:hint="eastAsia"/>
        </w:rPr>
        <w:t>11.6mm</w:t>
      </w:r>
      <w:r w:rsidRPr="00413E61">
        <w:t>（实际设计中需圆整为标准模数对应的直径）</w:t>
      </w:r>
    </w:p>
    <w:p w14:paraId="6CC6DCCB" w14:textId="5721AA8E" w:rsidR="00EA21F4" w:rsidRDefault="00EA21F4" w:rsidP="00EA21F4">
      <w:pPr>
        <w:rPr>
          <w:b/>
          <w:bCs/>
        </w:rPr>
      </w:pPr>
      <w:r w:rsidRPr="00E304BB">
        <w:rPr>
          <w:b/>
          <w:bCs/>
        </w:rPr>
        <w:lastRenderedPageBreak/>
        <w:t>步骤</w:t>
      </w:r>
      <w:r w:rsidRPr="00E304BB">
        <w:rPr>
          <w:b/>
          <w:bCs/>
        </w:rPr>
        <w:t xml:space="preserve"> </w:t>
      </w:r>
      <w:r w:rsidR="00E4604C">
        <w:rPr>
          <w:rFonts w:hint="eastAsia"/>
          <w:b/>
          <w:bCs/>
        </w:rPr>
        <w:t>6</w:t>
      </w:r>
      <w:r w:rsidRPr="00E304BB">
        <w:rPr>
          <w:b/>
          <w:bCs/>
        </w:rPr>
        <w:t>：</w:t>
      </w:r>
      <w:r>
        <w:rPr>
          <w:rFonts w:hint="eastAsia"/>
          <w:b/>
          <w:bCs/>
        </w:rPr>
        <w:t>调整小齿轮分度圆直径</w:t>
      </w:r>
    </w:p>
    <w:p w14:paraId="0347F4EB" w14:textId="32218C05" w:rsidR="00EA21F4" w:rsidRDefault="00E4604C" w:rsidP="00EA21F4">
      <w:pPr>
        <w:rPr>
          <w:b/>
          <w:bCs/>
        </w:rPr>
      </w:pPr>
      <w:bookmarkStart w:id="7" w:name="OLE_LINK6"/>
      <w:r w:rsidRPr="00E4604C">
        <w:rPr>
          <w:rFonts w:hint="eastAsia"/>
          <w:b/>
          <w:bCs/>
        </w:rPr>
        <w:t>计算实际载荷系数</w:t>
      </w:r>
      <w:bookmarkEnd w:id="7"/>
      <w:r w:rsidRPr="00E4604C">
        <w:rPr>
          <w:rFonts w:hint="eastAsia"/>
          <w:b/>
          <w:bCs/>
        </w:rPr>
        <w:t>前的数据准备</w:t>
      </w:r>
    </w:p>
    <w:p w14:paraId="7A003142" w14:textId="42BA6EA0" w:rsidR="00377E54" w:rsidRPr="00413E61" w:rsidRDefault="0097341B" w:rsidP="00AE28F7">
      <w:r w:rsidRPr="0097341B">
        <w:rPr>
          <w:noProof/>
        </w:rPr>
        <w:drawing>
          <wp:anchor distT="0" distB="0" distL="114300" distR="114300" simplePos="0" relativeHeight="251658260" behindDoc="0" locked="0" layoutInCell="1" allowOverlap="1" wp14:anchorId="34F469AD" wp14:editId="615518AC">
            <wp:simplePos x="0" y="0"/>
            <wp:positionH relativeFrom="column">
              <wp:posOffset>1211532</wp:posOffset>
            </wp:positionH>
            <wp:positionV relativeFrom="paragraph">
              <wp:posOffset>19050</wp:posOffset>
            </wp:positionV>
            <wp:extent cx="3114136" cy="258442"/>
            <wp:effectExtent l="0" t="0" r="0" b="8890"/>
            <wp:wrapNone/>
            <wp:docPr id="142382420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136" cy="258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426F" w:rsidRPr="0035426F">
        <w:rPr>
          <w:rFonts w:hint="eastAsia"/>
        </w:rPr>
        <w:t>圆周速度</w:t>
      </w:r>
      <w:r w:rsidR="0035426F">
        <w:rPr>
          <w:rFonts w:hint="eastAsia"/>
        </w:rPr>
        <w:t xml:space="preserve"> </w:t>
      </w:r>
      <w:r w:rsidR="00E71790" w:rsidRPr="00E71790">
        <w:t>代入公式</w:t>
      </w:r>
    </w:p>
    <w:p w14:paraId="523769FF" w14:textId="1D39E595" w:rsidR="00377E54" w:rsidRDefault="001A0F57" w:rsidP="00AE28F7">
      <w:r w:rsidRPr="001A0F57">
        <w:rPr>
          <w:noProof/>
        </w:rPr>
        <w:drawing>
          <wp:anchor distT="0" distB="0" distL="114300" distR="114300" simplePos="0" relativeHeight="251658261" behindDoc="0" locked="0" layoutInCell="1" allowOverlap="1" wp14:anchorId="3829F243" wp14:editId="0E9D3618">
            <wp:simplePos x="0" y="0"/>
            <wp:positionH relativeFrom="column">
              <wp:posOffset>1004785</wp:posOffset>
            </wp:positionH>
            <wp:positionV relativeFrom="paragraph">
              <wp:posOffset>183035</wp:posOffset>
            </wp:positionV>
            <wp:extent cx="1431985" cy="219097"/>
            <wp:effectExtent l="0" t="0" r="0" b="9525"/>
            <wp:wrapNone/>
            <wp:docPr id="9127857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85" cy="21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08ED5" w14:textId="4F44CB59" w:rsidR="00377E54" w:rsidRDefault="00956259" w:rsidP="00AE28F7">
      <w:r w:rsidRPr="00956259">
        <w:rPr>
          <w:rFonts w:hint="eastAsia"/>
        </w:rPr>
        <w:t>齿宽</w:t>
      </w:r>
      <w:r w:rsidRPr="00956259">
        <w:rPr>
          <w:rFonts w:hint="eastAsia"/>
        </w:rPr>
        <w:t>b</w:t>
      </w:r>
      <w:r>
        <w:rPr>
          <w:rFonts w:hint="eastAsia"/>
        </w:rPr>
        <w:t xml:space="preserve"> </w:t>
      </w:r>
      <w:r>
        <w:rPr>
          <w:rFonts w:hint="eastAsia"/>
        </w:rPr>
        <w:t>带入公式</w:t>
      </w:r>
    </w:p>
    <w:p w14:paraId="501B0A0B" w14:textId="633029C1" w:rsidR="00377E54" w:rsidRDefault="00A619B9" w:rsidP="00AE28F7">
      <w:pPr>
        <w:rPr>
          <w:b/>
          <w:bCs/>
        </w:rPr>
      </w:pPr>
      <w:r w:rsidRPr="00E4604C">
        <w:rPr>
          <w:rFonts w:hint="eastAsia"/>
          <w:b/>
          <w:bCs/>
        </w:rPr>
        <w:t>计算实际载荷系数</w:t>
      </w:r>
      <w:r w:rsidR="009B507E">
        <w:rPr>
          <w:rFonts w:hint="eastAsia"/>
          <w:b/>
          <w:bCs/>
        </w:rPr>
        <w:t>KH</w:t>
      </w:r>
    </w:p>
    <w:p w14:paraId="5E836E65" w14:textId="5F706778" w:rsidR="009E1B01" w:rsidRPr="00F13F71" w:rsidRDefault="00F13F71" w:rsidP="00AE28F7">
      <w:r w:rsidRPr="00F13F71">
        <w:rPr>
          <w:rFonts w:hint="eastAsia"/>
        </w:rPr>
        <w:t>由表查得使用系数</w:t>
      </w:r>
      <w:r w:rsidRPr="00F13F71">
        <w:rPr>
          <w:rFonts w:hint="eastAsia"/>
        </w:rPr>
        <w:t>KA=1</w:t>
      </w:r>
    </w:p>
    <w:p w14:paraId="655BEE48" w14:textId="379368C8" w:rsidR="00A619B9" w:rsidRDefault="00810114" w:rsidP="00AE28F7">
      <w:r w:rsidRPr="00810114">
        <w:rPr>
          <w:rFonts w:hint="eastAsia"/>
        </w:rPr>
        <w:t>根据</w:t>
      </w:r>
      <w:r>
        <w:rPr>
          <w:rFonts w:hint="eastAsia"/>
        </w:rPr>
        <w:t>v=1.82m/s</w:t>
      </w:r>
      <w:r w:rsidR="00437489">
        <w:rPr>
          <w:rFonts w:hint="eastAsia"/>
        </w:rPr>
        <w:t xml:space="preserve"> 8</w:t>
      </w:r>
      <w:r w:rsidR="00437489">
        <w:rPr>
          <w:rFonts w:hint="eastAsia"/>
        </w:rPr>
        <w:t>级精度</w:t>
      </w:r>
      <w:r w:rsidR="00437489">
        <w:rPr>
          <w:rFonts w:hint="eastAsia"/>
        </w:rPr>
        <w:t xml:space="preserve"> </w:t>
      </w:r>
      <w:r w:rsidR="00437489">
        <w:rPr>
          <w:rFonts w:hint="eastAsia"/>
        </w:rPr>
        <w:t>查得</w:t>
      </w:r>
      <w:proofErr w:type="spellStart"/>
      <w:r w:rsidR="001F6091" w:rsidRPr="001F6091">
        <w:t>K</w:t>
      </w:r>
      <w:r w:rsidR="001F6091">
        <w:rPr>
          <w:rFonts w:hint="eastAsia"/>
        </w:rPr>
        <w:t>v</w:t>
      </w:r>
      <w:proofErr w:type="spellEnd"/>
      <w:r w:rsidR="001F6091">
        <w:rPr>
          <w:rFonts w:hint="eastAsia"/>
        </w:rPr>
        <w:t>=</w:t>
      </w:r>
      <w:r w:rsidR="003039C2">
        <w:rPr>
          <w:rFonts w:hint="eastAsia"/>
        </w:rPr>
        <w:t>1.1</w:t>
      </w:r>
    </w:p>
    <w:p w14:paraId="61F49C1A" w14:textId="49B85CD0" w:rsidR="003039C2" w:rsidRPr="003039C2" w:rsidRDefault="003039C2" w:rsidP="00AE28F7">
      <w:r w:rsidRPr="003039C2">
        <w:rPr>
          <w:rFonts w:hint="eastAsia"/>
        </w:rPr>
        <w:t>齿间载荷分配系数</w:t>
      </w:r>
      <w:r>
        <w:rPr>
          <w:rFonts w:hint="eastAsia"/>
        </w:rPr>
        <w:t>KH</w:t>
      </w:r>
      <m:oMath>
        <m:r>
          <w:rPr>
            <w:rFonts w:ascii="Cambria Math" w:hAnsi="Cambria Math"/>
          </w:rPr>
          <m:t>α</m:t>
        </m:r>
      </m:oMath>
    </w:p>
    <w:p w14:paraId="67F35FE5" w14:textId="71006D2D" w:rsidR="00377E54" w:rsidRDefault="00CF77A3" w:rsidP="00AE28F7">
      <w:r w:rsidRPr="00CF77A3">
        <w:rPr>
          <w:noProof/>
        </w:rPr>
        <w:drawing>
          <wp:inline distT="0" distB="0" distL="0" distR="0" wp14:anchorId="09B76150" wp14:editId="0FF6583F">
            <wp:extent cx="1604797" cy="189782"/>
            <wp:effectExtent l="0" t="0" r="0" b="1270"/>
            <wp:docPr id="192149190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030" cy="194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235627" w:rsidRPr="00235627">
        <w:t>小齿轮分度圆直径</w:t>
      </w:r>
      <w:r w:rsidR="00235627">
        <w:rPr>
          <w:rFonts w:hint="eastAsia"/>
        </w:rPr>
        <w:t>d1t=11.6mm</w:t>
      </w:r>
    </w:p>
    <w:p w14:paraId="39904DBB" w14:textId="17654BF4" w:rsidR="00235627" w:rsidRDefault="008624CB" w:rsidP="00AE28F7">
      <w:r w:rsidRPr="008624CB">
        <w:rPr>
          <w:noProof/>
        </w:rPr>
        <w:drawing>
          <wp:anchor distT="0" distB="0" distL="114300" distR="114300" simplePos="0" relativeHeight="251658262" behindDoc="0" locked="0" layoutInCell="1" allowOverlap="1" wp14:anchorId="07224896" wp14:editId="66D394A1">
            <wp:simplePos x="0" y="0"/>
            <wp:positionH relativeFrom="column">
              <wp:posOffset>1720970</wp:posOffset>
            </wp:positionH>
            <wp:positionV relativeFrom="paragraph">
              <wp:posOffset>30372</wp:posOffset>
            </wp:positionV>
            <wp:extent cx="1199072" cy="302321"/>
            <wp:effectExtent l="0" t="0" r="1270" b="2540"/>
            <wp:wrapNone/>
            <wp:docPr id="2028199724" name="图片 28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99724" name="图片 28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228" cy="30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5627" w:rsidRPr="00235627">
        <w:rPr>
          <w:noProof/>
        </w:rPr>
        <w:drawing>
          <wp:inline distT="0" distB="0" distL="0" distR="0" wp14:anchorId="03561525" wp14:editId="726D9325">
            <wp:extent cx="1725283" cy="216426"/>
            <wp:effectExtent l="0" t="0" r="0" b="0"/>
            <wp:docPr id="24755499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605" cy="22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</w:t>
      </w:r>
      <w:r w:rsidR="00A160FA">
        <w:rPr>
          <w:rFonts w:hint="eastAsia"/>
        </w:rPr>
        <w:t>&lt;100N</w:t>
      </w:r>
      <w:r w:rsidR="00953A4B">
        <w:rPr>
          <w:rFonts w:hint="eastAsia"/>
        </w:rPr>
        <w:t>/mm</w:t>
      </w:r>
    </w:p>
    <w:p w14:paraId="61F894E9" w14:textId="1739D7D7" w:rsidR="00953A4B" w:rsidRDefault="001A1D0E" w:rsidP="00AE28F7">
      <w:r w:rsidRPr="001A1D0E">
        <w:rPr>
          <w:noProof/>
        </w:rPr>
        <w:drawing>
          <wp:anchor distT="0" distB="0" distL="114300" distR="114300" simplePos="0" relativeHeight="251658263" behindDoc="0" locked="0" layoutInCell="1" allowOverlap="1" wp14:anchorId="609DB880" wp14:editId="00F0D77C">
            <wp:simplePos x="0" y="0"/>
            <wp:positionH relativeFrom="column">
              <wp:posOffset>1108075</wp:posOffset>
            </wp:positionH>
            <wp:positionV relativeFrom="paragraph">
              <wp:posOffset>186211</wp:posOffset>
            </wp:positionV>
            <wp:extent cx="1535502" cy="260480"/>
            <wp:effectExtent l="0" t="0" r="7620" b="6350"/>
            <wp:wrapNone/>
            <wp:docPr id="74463764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502" cy="26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3A4B">
        <w:rPr>
          <w:rFonts w:hint="eastAsia"/>
        </w:rPr>
        <w:t>查表得</w:t>
      </w:r>
      <w:r w:rsidR="00953A4B">
        <w:rPr>
          <w:rFonts w:hint="eastAsia"/>
        </w:rPr>
        <w:t>KH</w:t>
      </w:r>
      <m:oMath>
        <m:r>
          <w:rPr>
            <w:rFonts w:ascii="Cambria Math" w:hAnsi="Cambria Math"/>
          </w:rPr>
          <m:t>α=1.2</m:t>
        </m:r>
      </m:oMath>
      <w:r w:rsidR="00C4780D">
        <w:rPr>
          <w:rFonts w:hint="eastAsia"/>
        </w:rPr>
        <w:t xml:space="preserve"> </w:t>
      </w:r>
      <w:r w:rsidR="00886CC0">
        <w:rPr>
          <w:rFonts w:hint="eastAsia"/>
        </w:rPr>
        <w:t>查得</w:t>
      </w:r>
      <w:r w:rsidR="00257F5E">
        <w:rPr>
          <w:rFonts w:hint="eastAsia"/>
        </w:rPr>
        <w:t>6</w:t>
      </w:r>
      <w:r w:rsidR="00257F5E">
        <w:rPr>
          <w:rFonts w:hint="eastAsia"/>
        </w:rPr>
        <w:t>级精度，</w:t>
      </w:r>
      <w:r w:rsidR="00257F5E">
        <w:rPr>
          <w:rFonts w:hint="eastAsia"/>
        </w:rPr>
        <w:t>KH</w:t>
      </w:r>
      <w:r w:rsidR="00257F5E">
        <w:rPr>
          <w:rFonts w:hint="eastAsia"/>
        </w:rPr>
        <w:t>β</w:t>
      </w:r>
      <w:r w:rsidR="00257F5E">
        <w:rPr>
          <w:rFonts w:hint="eastAsia"/>
        </w:rPr>
        <w:t>=1.316</w:t>
      </w:r>
    </w:p>
    <w:p w14:paraId="5EE0E2DD" w14:textId="217BCE4E" w:rsidR="00AB6920" w:rsidRDefault="00AB6920" w:rsidP="00AE28F7">
      <w:r>
        <w:rPr>
          <w:rFonts w:hint="eastAsia"/>
        </w:rPr>
        <w:t>得到实际载荷系数</w:t>
      </w:r>
      <w:r w:rsidR="001A1D0E">
        <w:rPr>
          <w:rFonts w:hint="eastAsia"/>
        </w:rPr>
        <w:t xml:space="preserve">                         </w:t>
      </w:r>
    </w:p>
    <w:p w14:paraId="702C2E9C" w14:textId="25A649EC" w:rsidR="00235627" w:rsidRDefault="003C003B" w:rsidP="00AE28F7">
      <w:r w:rsidRPr="003C003B">
        <w:rPr>
          <w:noProof/>
        </w:rPr>
        <w:drawing>
          <wp:anchor distT="0" distB="0" distL="114300" distR="114300" simplePos="0" relativeHeight="251658264" behindDoc="0" locked="0" layoutInCell="1" allowOverlap="1" wp14:anchorId="004724C9" wp14:editId="12F45B0B">
            <wp:simplePos x="0" y="0"/>
            <wp:positionH relativeFrom="margin">
              <wp:align>left</wp:align>
            </wp:positionH>
            <wp:positionV relativeFrom="paragraph">
              <wp:posOffset>108909</wp:posOffset>
            </wp:positionV>
            <wp:extent cx="4099021" cy="215660"/>
            <wp:effectExtent l="0" t="0" r="0" b="0"/>
            <wp:wrapNone/>
            <wp:docPr id="119179526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21" cy="21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15598" w14:textId="3B03C51F" w:rsidR="00377E54" w:rsidRDefault="00377E54" w:rsidP="00AE28F7"/>
    <w:p w14:paraId="677A7BBF" w14:textId="796D5099" w:rsidR="00377E54" w:rsidRDefault="001A0F30" w:rsidP="00AE28F7">
      <w:r w:rsidRPr="001A0F30">
        <w:rPr>
          <w:noProof/>
        </w:rPr>
        <w:drawing>
          <wp:anchor distT="0" distB="0" distL="114300" distR="114300" simplePos="0" relativeHeight="251658265" behindDoc="0" locked="0" layoutInCell="1" allowOverlap="1" wp14:anchorId="4D03500C" wp14:editId="1C57C41C">
            <wp:simplePos x="0" y="0"/>
            <wp:positionH relativeFrom="column">
              <wp:posOffset>555889</wp:posOffset>
            </wp:positionH>
            <wp:positionV relativeFrom="paragraph">
              <wp:posOffset>14437</wp:posOffset>
            </wp:positionV>
            <wp:extent cx="1000664" cy="367115"/>
            <wp:effectExtent l="0" t="0" r="9525" b="0"/>
            <wp:wrapNone/>
            <wp:docPr id="1776653953" name="图片 31" descr="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53953" name="图片 31" descr="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664" cy="36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5659" w:rsidRPr="00745659">
        <w:t>根据公式</w:t>
      </w:r>
      <w:r w:rsidR="00745659" w:rsidRPr="00745659">
        <w:t> </w:t>
      </w:r>
    </w:p>
    <w:p w14:paraId="14497166" w14:textId="77777777" w:rsidR="00377E54" w:rsidRDefault="00377E54" w:rsidP="00AE28F7"/>
    <w:p w14:paraId="1068BC7A" w14:textId="56DA947C" w:rsidR="00377E54" w:rsidRDefault="001D4CE9" w:rsidP="00AE28F7">
      <w:r w:rsidRPr="001D4CE9">
        <w:rPr>
          <w:noProof/>
        </w:rPr>
        <w:drawing>
          <wp:anchor distT="0" distB="0" distL="114300" distR="114300" simplePos="0" relativeHeight="251658266" behindDoc="0" locked="0" layoutInCell="1" allowOverlap="1" wp14:anchorId="0D1509DA" wp14:editId="6FF98C4C">
            <wp:simplePos x="0" y="0"/>
            <wp:positionH relativeFrom="margin">
              <wp:align>left</wp:align>
            </wp:positionH>
            <wp:positionV relativeFrom="paragraph">
              <wp:posOffset>101684</wp:posOffset>
            </wp:positionV>
            <wp:extent cx="3752491" cy="284622"/>
            <wp:effectExtent l="0" t="0" r="635" b="1270"/>
            <wp:wrapNone/>
            <wp:docPr id="196642244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491" cy="284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65045E" w14:textId="77777777" w:rsidR="00377E54" w:rsidRDefault="00377E54" w:rsidP="00AE28F7"/>
    <w:p w14:paraId="6E8FC517" w14:textId="652618A4" w:rsidR="00377E54" w:rsidRDefault="002A43A2" w:rsidP="00AE28F7">
      <w:r w:rsidRPr="002A43A2">
        <w:t>齿轮模数（放大后）</w:t>
      </w:r>
      <w:r>
        <w:rPr>
          <w:rFonts w:hint="eastAsia"/>
        </w:rPr>
        <w:t>m=0.6mm</w:t>
      </w:r>
      <w:r>
        <w:rPr>
          <w:rFonts w:hint="eastAsia"/>
        </w:rPr>
        <w:t>（标准模数）</w:t>
      </w:r>
    </w:p>
    <w:p w14:paraId="3A65272A" w14:textId="30CC2E1F" w:rsidR="00C75DB4" w:rsidRDefault="00C75DB4" w:rsidP="00AE28F7">
      <w:r>
        <w:rPr>
          <w:rFonts w:hint="eastAsia"/>
        </w:rPr>
        <w:t>分度圆直径</w:t>
      </w:r>
      <w:r>
        <w:rPr>
          <w:rFonts w:hint="eastAsia"/>
        </w:rPr>
        <w:t>d1=15mm</w:t>
      </w:r>
    </w:p>
    <w:p w14:paraId="4C9CF640" w14:textId="77777777" w:rsidR="00377E54" w:rsidRDefault="00377E54" w:rsidP="00AE28F7"/>
    <w:p w14:paraId="5C08FDCF" w14:textId="77777777" w:rsidR="00377E54" w:rsidRDefault="00377E54" w:rsidP="00AE28F7"/>
    <w:p w14:paraId="262C5697" w14:textId="77777777" w:rsidR="00377E54" w:rsidRDefault="00377E54" w:rsidP="00AE28F7"/>
    <w:p w14:paraId="17EA880E" w14:textId="77777777" w:rsidR="00377E54" w:rsidRDefault="00377E54" w:rsidP="00AE28F7"/>
    <w:p w14:paraId="0B64FB4D" w14:textId="77777777" w:rsidR="00377E54" w:rsidRDefault="00377E54" w:rsidP="00AE28F7"/>
    <w:tbl>
      <w:tblPr>
        <w:tblpPr w:leftFromText="180" w:rightFromText="180" w:vertAnchor="page" w:horzAnchor="margin" w:tblpY="13627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377E54" w14:paraId="09A1C676" w14:textId="77777777" w:rsidTr="0020304A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DC78" w14:textId="77777777" w:rsidR="00377E54" w:rsidRPr="00AE28F7" w:rsidRDefault="00377E54" w:rsidP="0020304A">
            <w:pPr>
              <w:rPr>
                <w:rFonts w:ascii="黑体" w:eastAsia="黑体"/>
                <w:b/>
                <w:bCs/>
                <w:szCs w:val="32"/>
              </w:rPr>
            </w:pPr>
          </w:p>
          <w:p w14:paraId="06C4B78C" w14:textId="77777777" w:rsidR="00377E54" w:rsidRPr="00AE28F7" w:rsidRDefault="00377E54" w:rsidP="0020304A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43C22211" w14:textId="248D32EA" w:rsidR="00377E54" w:rsidRPr="008A2144" w:rsidRDefault="00484A21" w:rsidP="0020304A">
            <w:pPr>
              <w:rPr>
                <w:rFonts w:ascii="黑体" w:eastAsia="黑体"/>
                <w:szCs w:val="32"/>
              </w:rPr>
            </w:pPr>
            <w:r>
              <w:rPr>
                <w:rFonts w:ascii="黑体" w:eastAsia="黑体" w:hint="eastAsia"/>
                <w:szCs w:val="32"/>
              </w:rPr>
              <w:t>分度圆直径</w:t>
            </w:r>
            <w:r w:rsidR="007D4426">
              <w:rPr>
                <w:rFonts w:ascii="黑体" w:eastAsia="黑体" w:hint="eastAsia"/>
                <w:szCs w:val="32"/>
              </w:rPr>
              <w:t>d1=15mm 模数为0.6mm</w:t>
            </w:r>
          </w:p>
        </w:tc>
      </w:tr>
    </w:tbl>
    <w:p w14:paraId="51C5DB9C" w14:textId="77777777" w:rsidR="00377E54" w:rsidRDefault="00377E54" w:rsidP="00AE28F7"/>
    <w:p w14:paraId="333AD69D" w14:textId="77777777" w:rsidR="00377E54" w:rsidRDefault="00377E54" w:rsidP="00AE28F7"/>
    <w:p w14:paraId="2E2C07B3" w14:textId="77777777" w:rsidR="00377E54" w:rsidRDefault="00377E54" w:rsidP="00AE28F7"/>
    <w:p w14:paraId="53B175CA" w14:textId="77777777" w:rsidR="00377E54" w:rsidRDefault="00377E54" w:rsidP="00AE28F7"/>
    <w:p w14:paraId="66AD69C1" w14:textId="77777777" w:rsidR="00377E54" w:rsidRDefault="00377E54" w:rsidP="00AE28F7"/>
    <w:p w14:paraId="2B4501EA" w14:textId="77777777" w:rsidR="00377E54" w:rsidRDefault="00377E54" w:rsidP="00AE28F7"/>
    <w:p w14:paraId="3EDDC84D" w14:textId="77777777" w:rsidR="00377E54" w:rsidRDefault="00377E54" w:rsidP="00AE28F7"/>
    <w:p w14:paraId="63C02E02" w14:textId="77777777" w:rsidR="00377E54" w:rsidRDefault="00377E54" w:rsidP="00AE28F7"/>
    <w:p w14:paraId="69646CF7" w14:textId="77777777" w:rsidR="00377E54" w:rsidRDefault="00377E54" w:rsidP="00AE28F7"/>
    <w:p w14:paraId="5DB66446" w14:textId="77777777" w:rsidR="00377E54" w:rsidRDefault="00377E54" w:rsidP="00AE28F7"/>
    <w:p w14:paraId="44B4A302" w14:textId="77777777" w:rsidR="00377E54" w:rsidRDefault="00377E54" w:rsidP="00AE28F7"/>
    <w:p w14:paraId="0EE4EC6D" w14:textId="3B97575C" w:rsidR="00192CA1" w:rsidRDefault="00192CA1" w:rsidP="00192CA1">
      <w:pPr>
        <w:rPr>
          <w:b/>
          <w:bCs/>
          <w:sz w:val="24"/>
        </w:rPr>
      </w:pPr>
      <w:r w:rsidRPr="001B33B9">
        <w:rPr>
          <w:rFonts w:hint="eastAsia"/>
          <w:b/>
          <w:bCs/>
          <w:sz w:val="24"/>
        </w:rPr>
        <w:t>3.1.</w:t>
      </w: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按齿根弯曲</w:t>
      </w:r>
      <w:r w:rsidR="00484A21">
        <w:rPr>
          <w:rFonts w:hint="eastAsia"/>
          <w:b/>
          <w:bCs/>
          <w:sz w:val="24"/>
        </w:rPr>
        <w:t>疲劳强度设计</w:t>
      </w:r>
    </w:p>
    <w:p w14:paraId="507B7588" w14:textId="78821AE3" w:rsidR="00377E54" w:rsidRPr="00B90E56" w:rsidRDefault="00B90E56" w:rsidP="00AE28F7">
      <w:r w:rsidRPr="00B90E56">
        <w:rPr>
          <w:noProof/>
        </w:rPr>
        <w:drawing>
          <wp:anchor distT="0" distB="0" distL="114300" distR="114300" simplePos="0" relativeHeight="251658267" behindDoc="0" locked="0" layoutInCell="1" allowOverlap="1" wp14:anchorId="2D45CE10" wp14:editId="7A55FE85">
            <wp:simplePos x="0" y="0"/>
            <wp:positionH relativeFrom="column">
              <wp:posOffset>1729596</wp:posOffset>
            </wp:positionH>
            <wp:positionV relativeFrom="paragraph">
              <wp:posOffset>18870</wp:posOffset>
            </wp:positionV>
            <wp:extent cx="1863306" cy="510503"/>
            <wp:effectExtent l="0" t="0" r="3810" b="4445"/>
            <wp:wrapNone/>
            <wp:docPr id="327433840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33840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219" cy="51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2220" w:rsidRPr="00C02220">
        <w:t>由式（</w:t>
      </w:r>
      <w:r w:rsidR="00C02220" w:rsidRPr="00C02220">
        <w:t>10-7</w:t>
      </w:r>
      <w:r w:rsidR="00C02220" w:rsidRPr="00C02220">
        <w:t>）试算模数，即</w:t>
      </w:r>
    </w:p>
    <w:p w14:paraId="09766951" w14:textId="77777777" w:rsidR="00377E54" w:rsidRDefault="00377E54" w:rsidP="00AE28F7"/>
    <w:p w14:paraId="53C15B3A" w14:textId="77777777" w:rsidR="00377E54" w:rsidRDefault="00377E54" w:rsidP="00AE28F7"/>
    <w:p w14:paraId="0D9DC463" w14:textId="22B8BAAF" w:rsidR="00377E54" w:rsidRDefault="008E5B02" w:rsidP="00AE28F7">
      <w:r w:rsidRPr="008E5B02">
        <w:t>确定公式中的各参数值</w:t>
      </w:r>
    </w:p>
    <w:p w14:paraId="79576F6A" w14:textId="1C886955" w:rsidR="008E5B02" w:rsidRDefault="00B95175" w:rsidP="00AE28F7">
      <w:r w:rsidRPr="00B95175">
        <w:rPr>
          <w:noProof/>
        </w:rPr>
        <w:drawing>
          <wp:anchor distT="0" distB="0" distL="114300" distR="114300" simplePos="0" relativeHeight="251658268" behindDoc="0" locked="0" layoutInCell="1" allowOverlap="1" wp14:anchorId="3D3AE48B" wp14:editId="21075B40">
            <wp:simplePos x="0" y="0"/>
            <wp:positionH relativeFrom="column">
              <wp:posOffset>2263978</wp:posOffset>
            </wp:positionH>
            <wp:positionV relativeFrom="paragraph">
              <wp:posOffset>131780</wp:posOffset>
            </wp:positionV>
            <wp:extent cx="2665563" cy="276066"/>
            <wp:effectExtent l="0" t="0" r="1905" b="0"/>
            <wp:wrapNone/>
            <wp:docPr id="19262374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563" cy="276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5B02" w:rsidRPr="001972A8">
        <w:rPr>
          <w:b/>
          <w:bCs/>
        </w:rPr>
        <w:t>步骤</w:t>
      </w:r>
      <w:r w:rsidR="008E5B02" w:rsidRPr="001972A8">
        <w:rPr>
          <w:b/>
          <w:bCs/>
        </w:rPr>
        <w:t xml:space="preserve"> </w:t>
      </w:r>
      <w:r w:rsidR="008E5B02">
        <w:rPr>
          <w:rFonts w:hint="eastAsia"/>
          <w:b/>
          <w:bCs/>
        </w:rPr>
        <w:t>1</w:t>
      </w:r>
      <w:r w:rsidR="008E5B02">
        <w:rPr>
          <w:rFonts w:hint="eastAsia"/>
          <w:b/>
          <w:bCs/>
        </w:rPr>
        <w:t>：</w:t>
      </w:r>
      <w:r w:rsidR="00C73E73" w:rsidRPr="00350F72">
        <w:t>试选</w:t>
      </w:r>
      <w:r w:rsidR="00F8487C">
        <w:rPr>
          <w:rFonts w:hint="eastAsia"/>
        </w:rPr>
        <w:t>Kft=1.3</w:t>
      </w:r>
    </w:p>
    <w:p w14:paraId="7271996D" w14:textId="677557E1" w:rsidR="00377E54" w:rsidRDefault="00F06826" w:rsidP="00AE28F7">
      <w:r w:rsidRPr="001972A8">
        <w:rPr>
          <w:b/>
          <w:bCs/>
        </w:rPr>
        <w:t>步骤</w:t>
      </w:r>
      <w:r w:rsidRPr="001972A8">
        <w:rPr>
          <w:b/>
          <w:bCs/>
        </w:rPr>
        <w:t xml:space="preserve"> </w:t>
      </w:r>
      <w:r w:rsidR="00404F93"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 w:rsidRPr="00F06826">
        <w:rPr>
          <w:rFonts w:hint="eastAsia"/>
        </w:rPr>
        <w:t>算弯曲技劳强度用重合度系数</w:t>
      </w:r>
    </w:p>
    <w:p w14:paraId="2C72B06F" w14:textId="7116B713" w:rsidR="00377E54" w:rsidRDefault="003D35EB" w:rsidP="00AE28F7">
      <w:pPr>
        <w:rPr>
          <w:b/>
          <w:bCs/>
        </w:rPr>
      </w:pPr>
      <w:r w:rsidRPr="001972A8">
        <w:rPr>
          <w:b/>
          <w:bCs/>
        </w:rPr>
        <w:t>步骤</w:t>
      </w:r>
      <w:r w:rsidRPr="001972A8">
        <w:rPr>
          <w:b/>
          <w:bCs/>
        </w:rPr>
        <w:t xml:space="preserve">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</w:t>
      </w:r>
      <w:r w:rsidR="00ED1093">
        <w:rPr>
          <w:rFonts w:hint="eastAsia"/>
          <w:b/>
          <w:bCs/>
        </w:rPr>
        <w:t>查得齿形系数</w:t>
      </w:r>
      <w:r w:rsidR="00313861">
        <w:rPr>
          <w:rFonts w:hint="eastAsia"/>
          <w:b/>
          <w:bCs/>
        </w:rPr>
        <w:t>Yfa1=</w:t>
      </w:r>
      <w:r w:rsidR="008E6D5E">
        <w:rPr>
          <w:rFonts w:hint="eastAsia"/>
          <w:b/>
          <w:bCs/>
        </w:rPr>
        <w:t>2.62</w:t>
      </w:r>
      <w:r w:rsidR="00CC7733">
        <w:rPr>
          <w:rFonts w:hint="eastAsia"/>
          <w:b/>
          <w:bCs/>
        </w:rPr>
        <w:t xml:space="preserve">  Yfa2=</w:t>
      </w:r>
      <w:r w:rsidR="00820C08">
        <w:rPr>
          <w:rFonts w:hint="eastAsia"/>
          <w:b/>
          <w:bCs/>
        </w:rPr>
        <w:t>2.172</w:t>
      </w:r>
      <w:r w:rsidR="00812330">
        <w:rPr>
          <w:rFonts w:hint="eastAsia"/>
          <w:b/>
          <w:bCs/>
        </w:rPr>
        <w:t xml:space="preserve"> </w:t>
      </w:r>
      <w:r w:rsidR="00812330">
        <w:rPr>
          <w:rFonts w:hint="eastAsia"/>
          <w:b/>
          <w:bCs/>
        </w:rPr>
        <w:t>应力修正系数</w:t>
      </w:r>
      <w:r w:rsidR="00812330">
        <w:rPr>
          <w:rFonts w:hint="eastAsia"/>
          <w:b/>
          <w:bCs/>
        </w:rPr>
        <w:t>Ysa1=1.59  Ysa2=</w:t>
      </w:r>
      <w:r w:rsidR="00243571">
        <w:rPr>
          <w:rFonts w:hint="eastAsia"/>
          <w:b/>
          <w:bCs/>
        </w:rPr>
        <w:t>1.798</w:t>
      </w:r>
    </w:p>
    <w:p w14:paraId="000B6391" w14:textId="40FE9D37" w:rsidR="00333F7B" w:rsidRDefault="00333F7B" w:rsidP="00AE28F7">
      <w:pPr>
        <w:rPr>
          <w:b/>
          <w:bCs/>
        </w:rPr>
      </w:pPr>
      <w:r>
        <w:rPr>
          <w:rFonts w:hint="eastAsia"/>
          <w:b/>
          <w:bCs/>
        </w:rPr>
        <w:t xml:space="preserve">        </w:t>
      </w:r>
      <w:r>
        <w:rPr>
          <w:rFonts w:hint="eastAsia"/>
          <w:b/>
          <w:bCs/>
        </w:rPr>
        <w:t>查得小齿轮</w:t>
      </w:r>
      <w:r w:rsidR="006E2F8D">
        <w:rPr>
          <w:rFonts w:hint="eastAsia"/>
          <w:b/>
          <w:bCs/>
        </w:rPr>
        <w:t>大齿轮齿根弯曲疲劳极限分别为</w:t>
      </w:r>
      <w:r w:rsidR="00DA2AC7">
        <w:rPr>
          <w:rFonts w:hint="eastAsia"/>
          <w:b/>
          <w:bCs/>
        </w:rPr>
        <w:t>δ</w:t>
      </w:r>
      <w:r w:rsidR="00C44925">
        <w:rPr>
          <w:rFonts w:hint="eastAsia"/>
          <w:b/>
          <w:bCs/>
        </w:rPr>
        <w:t>Fmin1</w:t>
      </w:r>
      <w:r w:rsidR="00535C34">
        <w:rPr>
          <w:rFonts w:hint="eastAsia"/>
          <w:b/>
          <w:bCs/>
        </w:rPr>
        <w:t>=650</w:t>
      </w:r>
      <w:r w:rsidR="00C44925">
        <w:rPr>
          <w:rFonts w:hint="eastAsia"/>
          <w:b/>
          <w:bCs/>
        </w:rPr>
        <w:t>Mpa</w:t>
      </w:r>
      <w:r w:rsidR="00DE4F22">
        <w:rPr>
          <w:rFonts w:hint="eastAsia"/>
          <w:b/>
          <w:bCs/>
        </w:rPr>
        <w:t xml:space="preserve"> </w:t>
      </w:r>
      <w:r w:rsidR="00DE4F22">
        <w:rPr>
          <w:rFonts w:hint="eastAsia"/>
          <w:b/>
          <w:bCs/>
        </w:rPr>
        <w:t>δ</w:t>
      </w:r>
      <w:r w:rsidR="00DE4F22">
        <w:rPr>
          <w:rFonts w:hint="eastAsia"/>
          <w:b/>
          <w:bCs/>
        </w:rPr>
        <w:t>Fmin2=</w:t>
      </w:r>
      <w:r w:rsidR="00535C34">
        <w:rPr>
          <w:rFonts w:hint="eastAsia"/>
          <w:b/>
          <w:bCs/>
        </w:rPr>
        <w:t>400Mpa</w:t>
      </w:r>
    </w:p>
    <w:p w14:paraId="353D8A8D" w14:textId="4CF700F5" w:rsidR="00535C34" w:rsidRDefault="00A773C2" w:rsidP="00A773C2">
      <w:pPr>
        <w:ind w:firstLineChars="400" w:firstLine="840"/>
      </w:pPr>
      <w:r w:rsidRPr="00A773C2">
        <w:rPr>
          <w:rFonts w:hint="eastAsia"/>
        </w:rPr>
        <w:t>查得弯曲技劳寿命系数</w:t>
      </w:r>
      <w:r>
        <w:rPr>
          <w:rFonts w:hint="eastAsia"/>
        </w:rPr>
        <w:t xml:space="preserve">  Kfn1=</w:t>
      </w:r>
      <w:r w:rsidR="0068678D">
        <w:rPr>
          <w:rFonts w:hint="eastAsia"/>
        </w:rPr>
        <w:t>0.88</w:t>
      </w:r>
      <w:r w:rsidR="001B3705">
        <w:rPr>
          <w:rFonts w:hint="eastAsia"/>
        </w:rPr>
        <w:t xml:space="preserve">      Kfn2=</w:t>
      </w:r>
      <w:r w:rsidR="0068678D">
        <w:rPr>
          <w:rFonts w:hint="eastAsia"/>
        </w:rPr>
        <w:t>0.8</w:t>
      </w:r>
    </w:p>
    <w:p w14:paraId="094E9CCC" w14:textId="06C557B1" w:rsidR="00A61A74" w:rsidRDefault="00A61A74" w:rsidP="00A773C2">
      <w:pPr>
        <w:ind w:firstLineChars="400" w:firstLine="840"/>
      </w:pPr>
      <w:r>
        <w:rPr>
          <w:rFonts w:hint="eastAsia"/>
        </w:rPr>
        <w:t>取弯曲</w:t>
      </w:r>
      <w:r w:rsidRPr="00A61A74">
        <w:rPr>
          <w:rFonts w:hint="eastAsia"/>
        </w:rPr>
        <w:t>曲疲劳安全系数</w:t>
      </w:r>
      <w:r>
        <w:rPr>
          <w:rFonts w:hint="eastAsia"/>
        </w:rPr>
        <w:t>s=</w:t>
      </w:r>
      <w:r w:rsidRPr="00A61A74">
        <w:rPr>
          <w:rFonts w:hint="eastAsia"/>
        </w:rPr>
        <w:t>1.4</w:t>
      </w:r>
      <w:r w:rsidRPr="00A61A74">
        <w:rPr>
          <w:rFonts w:hint="eastAsia"/>
        </w:rPr>
        <w:t>，</w:t>
      </w:r>
    </w:p>
    <w:p w14:paraId="24CD0B5B" w14:textId="18D3803D" w:rsidR="00DA7DD1" w:rsidRPr="003D35EB" w:rsidRDefault="006B2B32" w:rsidP="00A773C2">
      <w:pPr>
        <w:ind w:firstLineChars="400" w:firstLine="840"/>
      </w:pPr>
      <w:r w:rsidRPr="006B2B32">
        <w:rPr>
          <w:noProof/>
        </w:rPr>
        <w:drawing>
          <wp:anchor distT="0" distB="0" distL="114300" distR="114300" simplePos="0" relativeHeight="251658269" behindDoc="0" locked="0" layoutInCell="1" allowOverlap="1" wp14:anchorId="5C48ABF0" wp14:editId="5639FB1B">
            <wp:simplePos x="0" y="0"/>
            <wp:positionH relativeFrom="column">
              <wp:posOffset>1893498</wp:posOffset>
            </wp:positionH>
            <wp:positionV relativeFrom="paragraph">
              <wp:posOffset>4780</wp:posOffset>
            </wp:positionV>
            <wp:extent cx="2018581" cy="218090"/>
            <wp:effectExtent l="0" t="0" r="1270" b="0"/>
            <wp:wrapNone/>
            <wp:docPr id="19704491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236" cy="221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7DD1">
        <w:rPr>
          <w:rFonts w:hint="eastAsia"/>
        </w:rPr>
        <w:t>则求得齿轮许用应力为</w:t>
      </w:r>
    </w:p>
    <w:p w14:paraId="32DAAAB9" w14:textId="04EB6979" w:rsidR="00377E54" w:rsidRPr="00A61A74" w:rsidRDefault="00C22282" w:rsidP="00AE28F7">
      <w:r w:rsidRPr="00C22282">
        <w:rPr>
          <w:noProof/>
        </w:rPr>
        <w:drawing>
          <wp:anchor distT="0" distB="0" distL="114300" distR="114300" simplePos="0" relativeHeight="251658270" behindDoc="0" locked="0" layoutInCell="1" allowOverlap="1" wp14:anchorId="7F6294AB" wp14:editId="55698720">
            <wp:simplePos x="0" y="0"/>
            <wp:positionH relativeFrom="margin">
              <wp:posOffset>1912107</wp:posOffset>
            </wp:positionH>
            <wp:positionV relativeFrom="paragraph">
              <wp:posOffset>24046</wp:posOffset>
            </wp:positionV>
            <wp:extent cx="1995339" cy="207034"/>
            <wp:effectExtent l="0" t="0" r="5080" b="2540"/>
            <wp:wrapNone/>
            <wp:docPr id="15561438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339" cy="20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0C8A5B" w14:textId="2618ACDE" w:rsidR="00377E54" w:rsidRPr="00C22282" w:rsidRDefault="00377E54" w:rsidP="00AE28F7"/>
    <w:p w14:paraId="41CB50E8" w14:textId="4039A5F6" w:rsidR="00377E54" w:rsidRDefault="00B17B97" w:rsidP="00AE28F7">
      <w:r w:rsidRPr="00B17B97">
        <w:rPr>
          <w:noProof/>
        </w:rPr>
        <w:drawing>
          <wp:anchor distT="0" distB="0" distL="114300" distR="114300" simplePos="0" relativeHeight="251658272" behindDoc="0" locked="0" layoutInCell="1" allowOverlap="1" wp14:anchorId="13D302EE" wp14:editId="3E873347">
            <wp:simplePos x="0" y="0"/>
            <wp:positionH relativeFrom="margin">
              <wp:posOffset>3066691</wp:posOffset>
            </wp:positionH>
            <wp:positionV relativeFrom="paragraph">
              <wp:posOffset>57402</wp:posOffset>
            </wp:positionV>
            <wp:extent cx="2096218" cy="325321"/>
            <wp:effectExtent l="0" t="0" r="0" b="0"/>
            <wp:wrapNone/>
            <wp:docPr id="1938823306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23306" name="图片 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814" cy="327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22DE" w:rsidRPr="009022DE">
        <w:rPr>
          <w:noProof/>
        </w:rPr>
        <w:drawing>
          <wp:anchor distT="0" distB="0" distL="114300" distR="114300" simplePos="0" relativeHeight="251658271" behindDoc="0" locked="0" layoutInCell="1" allowOverlap="1" wp14:anchorId="57589CA6" wp14:editId="7B2BC6C5">
            <wp:simplePos x="0" y="0"/>
            <wp:positionH relativeFrom="column">
              <wp:posOffset>797943</wp:posOffset>
            </wp:positionH>
            <wp:positionV relativeFrom="paragraph">
              <wp:posOffset>48775</wp:posOffset>
            </wp:positionV>
            <wp:extent cx="2251495" cy="311566"/>
            <wp:effectExtent l="0" t="0" r="0" b="0"/>
            <wp:wrapNone/>
            <wp:docPr id="5634732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185" cy="312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282">
        <w:rPr>
          <w:rFonts w:hint="eastAsia"/>
        </w:rPr>
        <w:t xml:space="preserve">        </w:t>
      </w:r>
      <w:r w:rsidR="005E799B">
        <w:rPr>
          <w:rFonts w:hint="eastAsia"/>
        </w:rPr>
        <w:t>计算</w:t>
      </w:r>
    </w:p>
    <w:p w14:paraId="01B9F376" w14:textId="18C443FA" w:rsidR="00377E54" w:rsidRDefault="00377E54" w:rsidP="00AE28F7"/>
    <w:p w14:paraId="67169227" w14:textId="1D40E8EB" w:rsidR="00377E54" w:rsidRDefault="009022DE" w:rsidP="00AE28F7">
      <w:r>
        <w:rPr>
          <w:rFonts w:hint="eastAsia"/>
        </w:rPr>
        <w:t xml:space="preserve">        </w:t>
      </w:r>
      <w:r w:rsidR="00B17B97">
        <w:rPr>
          <w:rFonts w:hint="eastAsia"/>
        </w:rPr>
        <w:t>由于</w:t>
      </w:r>
      <w:r w:rsidR="00B17B97">
        <w:rPr>
          <w:rFonts w:hint="eastAsia"/>
        </w:rPr>
        <w:t xml:space="preserve">0.0102&lt;0.0171 </w:t>
      </w:r>
      <w:r w:rsidR="00B17B97">
        <w:rPr>
          <w:rFonts w:hint="eastAsia"/>
        </w:rPr>
        <w:t>选择大齿轮</w:t>
      </w:r>
      <w:r w:rsidR="00213E4B">
        <w:rPr>
          <w:rFonts w:hint="eastAsia"/>
        </w:rPr>
        <w:t>的</w:t>
      </w:r>
      <w:r w:rsidR="00B17B97">
        <w:rPr>
          <w:rFonts w:hint="eastAsia"/>
        </w:rPr>
        <w:t>进行计算</w:t>
      </w:r>
    </w:p>
    <w:p w14:paraId="219B24A1" w14:textId="7B7FB2F8" w:rsidR="00C0699C" w:rsidRPr="00C0699C" w:rsidRDefault="00B17B97" w:rsidP="00AE28F7">
      <w:pPr>
        <w:rPr>
          <w:b/>
          <w:bCs/>
        </w:rPr>
      </w:pPr>
      <w:r w:rsidRPr="001972A8">
        <w:rPr>
          <w:b/>
          <w:bCs/>
        </w:rPr>
        <w:t>步骤</w:t>
      </w:r>
      <w:r w:rsidRPr="001972A8">
        <w:rPr>
          <w:b/>
          <w:bCs/>
        </w:rPr>
        <w:t xml:space="preserve"> 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：试算模数</w:t>
      </w:r>
      <w:r w:rsidR="00C0699C">
        <w:rPr>
          <w:rFonts w:hint="eastAsia"/>
          <w:b/>
          <w:bCs/>
        </w:rPr>
        <w:t xml:space="preserve"> </w:t>
      </w:r>
    </w:p>
    <w:p w14:paraId="40A0E092" w14:textId="352E5EB2" w:rsidR="00377E54" w:rsidRDefault="00C0699C" w:rsidP="00AE28F7">
      <w:r w:rsidRPr="00C0699C">
        <w:rPr>
          <w:b/>
          <w:bCs/>
          <w:noProof/>
        </w:rPr>
        <w:drawing>
          <wp:anchor distT="0" distB="0" distL="114300" distR="114300" simplePos="0" relativeHeight="251658273" behindDoc="0" locked="0" layoutInCell="1" allowOverlap="1" wp14:anchorId="77A2F504" wp14:editId="40D700CB">
            <wp:simplePos x="0" y="0"/>
            <wp:positionH relativeFrom="margin">
              <wp:align>left</wp:align>
            </wp:positionH>
            <wp:positionV relativeFrom="paragraph">
              <wp:posOffset>153311</wp:posOffset>
            </wp:positionV>
            <wp:extent cx="4218317" cy="225492"/>
            <wp:effectExtent l="0" t="0" r="0" b="3175"/>
            <wp:wrapNone/>
            <wp:docPr id="126088470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317" cy="22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5470D" w14:textId="24A5EB87" w:rsidR="00377E54" w:rsidRDefault="00C0699C" w:rsidP="00AE28F7">
      <w:r>
        <w:rPr>
          <w:rFonts w:hint="eastAsia"/>
        </w:rPr>
        <w:t xml:space="preserve">                                                                </w:t>
      </w:r>
      <w:r w:rsidR="000073CC">
        <w:rPr>
          <w:rFonts w:hint="eastAsia"/>
        </w:rPr>
        <w:t>0.34mm</w:t>
      </w:r>
    </w:p>
    <w:p w14:paraId="0FDE07BD" w14:textId="556F4193" w:rsidR="00DA65EA" w:rsidRDefault="00DA65EA" w:rsidP="00AE28F7">
      <w:r>
        <w:rPr>
          <w:rFonts w:hint="eastAsia"/>
        </w:rPr>
        <w:t>取</w:t>
      </w:r>
      <w:r w:rsidR="001C494C">
        <w:rPr>
          <w:rFonts w:hint="eastAsia"/>
        </w:rPr>
        <w:t>1</w:t>
      </w:r>
      <w:r w:rsidR="00EB3352">
        <w:rPr>
          <w:rFonts w:hint="eastAsia"/>
        </w:rPr>
        <w:t>mm</w:t>
      </w:r>
      <w:r w:rsidR="00EB3352">
        <w:rPr>
          <w:rFonts w:hint="eastAsia"/>
        </w:rPr>
        <w:t>可以满足要求，方便加工！</w:t>
      </w:r>
    </w:p>
    <w:p w14:paraId="67F057BE" w14:textId="236DCDBC" w:rsidR="00377E54" w:rsidRDefault="00150069" w:rsidP="00AE28F7">
      <w:pPr>
        <w:rPr>
          <w:b/>
          <w:bCs/>
        </w:rPr>
      </w:pPr>
      <w:r w:rsidRPr="00150069">
        <w:rPr>
          <w:b/>
          <w:bCs/>
          <w:noProof/>
        </w:rPr>
        <w:drawing>
          <wp:anchor distT="0" distB="0" distL="114300" distR="114300" simplePos="0" relativeHeight="251658274" behindDoc="0" locked="0" layoutInCell="1" allowOverlap="1" wp14:anchorId="05989231" wp14:editId="3A7FDCD9">
            <wp:simplePos x="0" y="0"/>
            <wp:positionH relativeFrom="column">
              <wp:posOffset>2048774</wp:posOffset>
            </wp:positionH>
            <wp:positionV relativeFrom="paragraph">
              <wp:posOffset>197438</wp:posOffset>
            </wp:positionV>
            <wp:extent cx="1699817" cy="241408"/>
            <wp:effectExtent l="0" t="0" r="0" b="6350"/>
            <wp:wrapNone/>
            <wp:docPr id="7824116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438" cy="24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8" w:name="OLE_LINK8"/>
      <w:r w:rsidR="000073CC" w:rsidRPr="001972A8">
        <w:rPr>
          <w:b/>
          <w:bCs/>
        </w:rPr>
        <w:t>步骤</w:t>
      </w:r>
      <w:r w:rsidR="000073CC" w:rsidRPr="001972A8">
        <w:rPr>
          <w:b/>
          <w:bCs/>
        </w:rPr>
        <w:t xml:space="preserve"> </w:t>
      </w:r>
      <w:r w:rsidR="000073CC">
        <w:rPr>
          <w:rFonts w:hint="eastAsia"/>
          <w:b/>
          <w:bCs/>
        </w:rPr>
        <w:t>5</w:t>
      </w:r>
      <w:r w:rsidR="000073CC">
        <w:rPr>
          <w:rFonts w:hint="eastAsia"/>
          <w:b/>
          <w:bCs/>
        </w:rPr>
        <w:t>：</w:t>
      </w:r>
      <w:bookmarkEnd w:id="8"/>
      <w:r w:rsidR="000073CC">
        <w:rPr>
          <w:rFonts w:hint="eastAsia"/>
          <w:b/>
          <w:bCs/>
        </w:rPr>
        <w:t>调整齿轮模数</w:t>
      </w:r>
    </w:p>
    <w:p w14:paraId="3C6B6B5B" w14:textId="78B4620B" w:rsidR="00DA65EA" w:rsidRPr="00077ABF" w:rsidRDefault="000073CC" w:rsidP="00AE28F7">
      <w:r w:rsidRPr="00077ABF">
        <w:rPr>
          <w:rFonts w:hint="eastAsia"/>
        </w:rPr>
        <w:t>圆周速度</w:t>
      </w:r>
      <w:r w:rsidRPr="00077ABF">
        <w:rPr>
          <w:rFonts w:hint="eastAsia"/>
        </w:rPr>
        <w:t xml:space="preserve"> </w:t>
      </w:r>
      <w:r w:rsidR="00917D52" w:rsidRPr="00077ABF">
        <w:rPr>
          <w:rFonts w:hint="eastAsia"/>
        </w:rPr>
        <w:t>d1</w:t>
      </w:r>
      <w:r w:rsidR="00DA65EA" w:rsidRPr="00077ABF">
        <w:rPr>
          <w:rFonts w:hint="eastAsia"/>
        </w:rPr>
        <w:t>t=mtz1=</w:t>
      </w:r>
      <w:r w:rsidR="00EB3352" w:rsidRPr="00077ABF">
        <w:rPr>
          <w:rFonts w:hint="eastAsia"/>
        </w:rPr>
        <w:t>1</w:t>
      </w:r>
      <w:r w:rsidR="00DA65EA" w:rsidRPr="00077ABF">
        <w:rPr>
          <w:rFonts w:hint="eastAsia"/>
        </w:rPr>
        <w:t>×</w:t>
      </w:r>
      <w:r w:rsidR="00E35A8F" w:rsidRPr="00077ABF">
        <w:rPr>
          <w:rFonts w:hint="eastAsia"/>
        </w:rPr>
        <w:t>25=</w:t>
      </w:r>
      <w:r w:rsidR="00EB3352" w:rsidRPr="00077ABF">
        <w:rPr>
          <w:rFonts w:hint="eastAsia"/>
        </w:rPr>
        <w:t>25</w:t>
      </w:r>
      <w:r w:rsidR="00E35A8F" w:rsidRPr="00077ABF">
        <w:rPr>
          <w:rFonts w:hint="eastAsia"/>
        </w:rPr>
        <w:t>mm</w:t>
      </w:r>
      <w:r w:rsidR="00276146" w:rsidRPr="00077ABF">
        <w:rPr>
          <w:rFonts w:hint="eastAsia"/>
        </w:rPr>
        <w:t xml:space="preserve"> </w:t>
      </w:r>
    </w:p>
    <w:p w14:paraId="52BAB7B0" w14:textId="61FD6B56" w:rsidR="00E35A8F" w:rsidRPr="00077ABF" w:rsidRDefault="00DF341E" w:rsidP="00AE28F7">
      <w:r w:rsidRPr="00DF341E">
        <w:rPr>
          <w:noProof/>
        </w:rPr>
        <w:drawing>
          <wp:anchor distT="0" distB="0" distL="114300" distR="114300" simplePos="0" relativeHeight="251658276" behindDoc="0" locked="0" layoutInCell="1" allowOverlap="1" wp14:anchorId="502761B6" wp14:editId="6D3C495F">
            <wp:simplePos x="0" y="0"/>
            <wp:positionH relativeFrom="column">
              <wp:posOffset>2652623</wp:posOffset>
            </wp:positionH>
            <wp:positionV relativeFrom="paragraph">
              <wp:posOffset>180759</wp:posOffset>
            </wp:positionV>
            <wp:extent cx="808622" cy="238760"/>
            <wp:effectExtent l="0" t="0" r="0" b="8890"/>
            <wp:wrapNone/>
            <wp:docPr id="10025676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039" cy="242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0069" w:rsidRPr="00077ABF">
        <w:rPr>
          <w:rFonts w:hint="eastAsia"/>
        </w:rPr>
        <w:t>齿宽</w:t>
      </w:r>
      <w:r w:rsidR="00150069" w:rsidRPr="00077ABF">
        <w:rPr>
          <w:rFonts w:hint="eastAsia"/>
        </w:rPr>
        <w:t>b=</w:t>
      </w:r>
      <w:r w:rsidR="00522797" w:rsidRPr="00077ABF">
        <w:rPr>
          <w:rFonts w:hint="eastAsia"/>
        </w:rPr>
        <w:t>ф</w:t>
      </w:r>
      <w:r w:rsidR="00522797" w:rsidRPr="00077ABF">
        <w:t>d</w:t>
      </w:r>
      <w:r w:rsidR="003453BB" w:rsidRPr="00077ABF">
        <w:rPr>
          <w:rFonts w:hint="eastAsia"/>
        </w:rPr>
        <w:t xml:space="preserve"> d1t</w:t>
      </w:r>
      <w:r w:rsidR="00522797" w:rsidRPr="00077ABF">
        <w:t>,</w:t>
      </w:r>
      <w:r w:rsidR="003453BB" w:rsidRPr="00077ABF">
        <w:rPr>
          <w:rFonts w:hint="eastAsia"/>
        </w:rPr>
        <w:t>=1</w:t>
      </w:r>
      <w:r w:rsidR="003453BB" w:rsidRPr="00077ABF">
        <w:rPr>
          <w:rFonts w:hint="eastAsia"/>
        </w:rPr>
        <w:t>×</w:t>
      </w:r>
      <w:r w:rsidR="003453BB" w:rsidRPr="00077ABF">
        <w:rPr>
          <w:rFonts w:hint="eastAsia"/>
        </w:rPr>
        <w:t>25mm=25mm</w:t>
      </w:r>
    </w:p>
    <w:p w14:paraId="7560A1D4" w14:textId="520BA4C6" w:rsidR="003453BB" w:rsidRPr="00077ABF" w:rsidRDefault="0007659D" w:rsidP="00AE28F7">
      <w:r w:rsidRPr="0018095E">
        <w:rPr>
          <w:noProof/>
        </w:rPr>
        <w:drawing>
          <wp:anchor distT="0" distB="0" distL="114300" distR="114300" simplePos="0" relativeHeight="251658275" behindDoc="0" locked="0" layoutInCell="1" allowOverlap="1" wp14:anchorId="00984759" wp14:editId="12AB4F09">
            <wp:simplePos x="0" y="0"/>
            <wp:positionH relativeFrom="column">
              <wp:posOffset>650875</wp:posOffset>
            </wp:positionH>
            <wp:positionV relativeFrom="paragraph">
              <wp:posOffset>16726</wp:posOffset>
            </wp:positionV>
            <wp:extent cx="1897120" cy="189781"/>
            <wp:effectExtent l="0" t="0" r="0" b="1270"/>
            <wp:wrapNone/>
            <wp:docPr id="4963560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120" cy="189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3BB" w:rsidRPr="00077ABF">
        <w:rPr>
          <w:rFonts w:hint="eastAsia"/>
        </w:rPr>
        <w:t>高宽比</w:t>
      </w:r>
      <w:r w:rsidR="00A33ECD" w:rsidRPr="00077ABF">
        <w:rPr>
          <w:rFonts w:hint="eastAsia"/>
        </w:rPr>
        <w:t>b/h</w:t>
      </w:r>
      <w:r w:rsidR="00DF341E">
        <w:rPr>
          <w:rFonts w:hint="eastAsia"/>
        </w:rPr>
        <w:t xml:space="preserve">                                  </w:t>
      </w:r>
    </w:p>
    <w:p w14:paraId="239F05C9" w14:textId="032C786A" w:rsidR="00377E54" w:rsidRDefault="0007659D" w:rsidP="00AE28F7">
      <w:r w:rsidRPr="001972A8">
        <w:rPr>
          <w:b/>
          <w:bCs/>
        </w:rPr>
        <w:t>步骤</w:t>
      </w:r>
      <w:r w:rsidRPr="001972A8">
        <w:rPr>
          <w:b/>
          <w:bCs/>
        </w:rPr>
        <w:t xml:space="preserve"> </w:t>
      </w: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：计算实际载荷系数</w:t>
      </w:r>
      <w:proofErr w:type="spellStart"/>
      <w:r>
        <w:rPr>
          <w:rFonts w:hint="eastAsia"/>
          <w:b/>
          <w:bCs/>
        </w:rPr>
        <w:t>Kf</w:t>
      </w:r>
      <w:proofErr w:type="spellEnd"/>
    </w:p>
    <w:tbl>
      <w:tblPr>
        <w:tblpPr w:leftFromText="180" w:rightFromText="180" w:vertAnchor="page" w:horzAnchor="margin" w:tblpY="13627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AC6E07" w14:paraId="3A14A4B7" w14:textId="77777777" w:rsidTr="0020304A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DA4E2" w14:textId="77777777" w:rsidR="00AC6E07" w:rsidRPr="00AE28F7" w:rsidRDefault="00AC6E07" w:rsidP="0020304A">
            <w:pPr>
              <w:rPr>
                <w:rFonts w:ascii="黑体" w:eastAsia="黑体"/>
                <w:b/>
                <w:bCs/>
                <w:szCs w:val="32"/>
              </w:rPr>
            </w:pPr>
          </w:p>
          <w:p w14:paraId="2A9B1FA9" w14:textId="77777777" w:rsidR="00AC6E07" w:rsidRPr="00AE28F7" w:rsidRDefault="00AC6E07" w:rsidP="0020304A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7C757651" w14:textId="77777777" w:rsidR="00AC6E07" w:rsidRDefault="00A32C6B" w:rsidP="0020304A">
            <w:pPr>
              <w:rPr>
                <w:rFonts w:ascii="黑体" w:eastAsia="黑体"/>
                <w:szCs w:val="32"/>
              </w:rPr>
            </w:pPr>
            <w:r>
              <w:rPr>
                <w:rFonts w:ascii="黑体" w:eastAsia="黑体" w:hint="eastAsia"/>
                <w:szCs w:val="32"/>
              </w:rPr>
              <w:t>第一组齿轮的模数为1mm</w:t>
            </w:r>
          </w:p>
          <w:p w14:paraId="1C1A5AA8" w14:textId="378216DF" w:rsidR="00657E01" w:rsidRPr="00A32C6B" w:rsidRDefault="00657E01" w:rsidP="0020304A">
            <w:pPr>
              <w:rPr>
                <w:rFonts w:ascii="黑体" w:eastAsia="黑体"/>
                <w:szCs w:val="32"/>
              </w:rPr>
            </w:pPr>
            <w:r>
              <w:rPr>
                <w:rFonts w:ascii="黑体" w:eastAsia="黑体"/>
                <w:szCs w:val="32"/>
              </w:rPr>
              <w:t>D</w:t>
            </w:r>
            <w:r>
              <w:rPr>
                <w:rFonts w:ascii="黑体" w:eastAsia="黑体" w:hint="eastAsia"/>
                <w:szCs w:val="32"/>
              </w:rPr>
              <w:t>1f=25mm</w:t>
            </w:r>
          </w:p>
        </w:tc>
      </w:tr>
    </w:tbl>
    <w:p w14:paraId="71CA29C0" w14:textId="201545E3" w:rsidR="00377E54" w:rsidRDefault="00C778B0" w:rsidP="00AE28F7">
      <w:r w:rsidRPr="00C778B0">
        <w:rPr>
          <w:rFonts w:hint="eastAsia"/>
        </w:rPr>
        <w:t>8</w:t>
      </w:r>
      <w:r w:rsidRPr="00C778B0">
        <w:rPr>
          <w:rFonts w:hint="eastAsia"/>
        </w:rPr>
        <w:t>级精度</w:t>
      </w:r>
      <w:r>
        <w:rPr>
          <w:rFonts w:hint="eastAsia"/>
        </w:rPr>
        <w:t xml:space="preserve"> v=3.93m/s</w:t>
      </w:r>
      <w:r w:rsidR="002C6DBA">
        <w:rPr>
          <w:rFonts w:hint="eastAsia"/>
        </w:rPr>
        <w:t xml:space="preserve"> </w:t>
      </w:r>
      <w:r w:rsidR="005B069A">
        <w:rPr>
          <w:rFonts w:hint="eastAsia"/>
        </w:rPr>
        <w:t>查图得到动载荷系数</w:t>
      </w:r>
      <w:proofErr w:type="spellStart"/>
      <w:r w:rsidR="005B069A">
        <w:rPr>
          <w:rFonts w:hint="eastAsia"/>
        </w:rPr>
        <w:t>Kv</w:t>
      </w:r>
      <w:proofErr w:type="spellEnd"/>
      <w:r w:rsidR="005B069A">
        <w:rPr>
          <w:rFonts w:hint="eastAsia"/>
        </w:rPr>
        <w:t>=1.15</w:t>
      </w:r>
    </w:p>
    <w:p w14:paraId="59004264" w14:textId="3DEAE028" w:rsidR="00377E54" w:rsidRDefault="008F7293" w:rsidP="00AE28F7">
      <w:r w:rsidRPr="008F7293">
        <w:rPr>
          <w:noProof/>
        </w:rPr>
        <w:drawing>
          <wp:anchor distT="0" distB="0" distL="114300" distR="114300" simplePos="0" relativeHeight="251658278" behindDoc="0" locked="0" layoutInCell="1" allowOverlap="1" wp14:anchorId="50C8B7AF" wp14:editId="63E12E42">
            <wp:simplePos x="0" y="0"/>
            <wp:positionH relativeFrom="margin">
              <wp:posOffset>3019301</wp:posOffset>
            </wp:positionH>
            <wp:positionV relativeFrom="paragraph">
              <wp:posOffset>16550</wp:posOffset>
            </wp:positionV>
            <wp:extent cx="1770522" cy="237507"/>
            <wp:effectExtent l="0" t="0" r="1270" b="0"/>
            <wp:wrapNone/>
            <wp:docPr id="5394557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245" cy="23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27EA" w:rsidRPr="005827EA">
        <w:rPr>
          <w:rFonts w:eastAsia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anchor distT="0" distB="0" distL="114300" distR="114300" simplePos="0" relativeHeight="251658277" behindDoc="0" locked="0" layoutInCell="1" allowOverlap="1" wp14:anchorId="1DB87A4D" wp14:editId="1B35BD97">
            <wp:simplePos x="0" y="0"/>
            <wp:positionH relativeFrom="column">
              <wp:posOffset>899556</wp:posOffset>
            </wp:positionH>
            <wp:positionV relativeFrom="paragraph">
              <wp:posOffset>16552</wp:posOffset>
            </wp:positionV>
            <wp:extent cx="2125683" cy="223482"/>
            <wp:effectExtent l="0" t="0" r="0" b="5715"/>
            <wp:wrapNone/>
            <wp:docPr id="116081366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997" cy="22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D3B">
        <w:rPr>
          <w:rFonts w:hint="eastAsia"/>
        </w:rPr>
        <w:t>由</w:t>
      </w:r>
      <w:r w:rsidR="00332C1A">
        <w:rPr>
          <w:rFonts w:hint="eastAsia"/>
        </w:rPr>
        <w:t>Ft1=2T1/d1t</w:t>
      </w:r>
      <w:r w:rsidR="00B13390">
        <w:rPr>
          <w:rFonts w:hint="eastAsia"/>
        </w:rPr>
        <w:t>=</w:t>
      </w:r>
      <w:r w:rsidR="009A388E" w:rsidRPr="009A388E">
        <w:rPr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66BCD15" w14:textId="18960E16" w:rsidR="00377E54" w:rsidRDefault="00F26783" w:rsidP="00AE28F7">
      <w:r w:rsidRPr="00F26783">
        <w:rPr>
          <w:noProof/>
        </w:rPr>
        <w:drawing>
          <wp:anchor distT="0" distB="0" distL="114300" distR="114300" simplePos="0" relativeHeight="251658279" behindDoc="0" locked="0" layoutInCell="1" allowOverlap="1" wp14:anchorId="57DB5FF4" wp14:editId="59B599D5">
            <wp:simplePos x="0" y="0"/>
            <wp:positionH relativeFrom="column">
              <wp:posOffset>1306483</wp:posOffset>
            </wp:positionH>
            <wp:positionV relativeFrom="paragraph">
              <wp:posOffset>198947</wp:posOffset>
            </wp:positionV>
            <wp:extent cx="1863306" cy="209707"/>
            <wp:effectExtent l="0" t="0" r="3810" b="0"/>
            <wp:wrapNone/>
            <wp:docPr id="62098214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306" cy="209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190">
        <w:rPr>
          <w:rFonts w:hint="eastAsia"/>
        </w:rPr>
        <w:t>&lt;100N/mm</w:t>
      </w:r>
      <w:r w:rsidR="009D1309">
        <w:rPr>
          <w:rFonts w:hint="eastAsia"/>
        </w:rPr>
        <w:t xml:space="preserve"> </w:t>
      </w:r>
      <w:r w:rsidR="009D1309">
        <w:rPr>
          <w:rFonts w:hint="eastAsia"/>
        </w:rPr>
        <w:t>得到</w:t>
      </w:r>
      <w:r w:rsidR="009D1309">
        <w:rPr>
          <w:rFonts w:hint="eastAsia"/>
        </w:rPr>
        <w:t>K</w:t>
      </w:r>
      <w:r w:rsidR="00784DD0">
        <w:rPr>
          <w:rFonts w:hint="eastAsia"/>
        </w:rPr>
        <w:t>F</w:t>
      </w:r>
      <w:r w:rsidR="00784DD0">
        <w:rPr>
          <w:rFonts w:hint="eastAsia"/>
        </w:rPr>
        <w:t>α</w:t>
      </w:r>
      <w:r w:rsidR="00784DD0">
        <w:rPr>
          <w:rFonts w:hint="eastAsia"/>
        </w:rPr>
        <w:t>=1.2</w:t>
      </w:r>
      <w:r w:rsidR="00FD26BA">
        <w:rPr>
          <w:rFonts w:hint="eastAsia"/>
        </w:rPr>
        <w:t xml:space="preserve"> </w:t>
      </w:r>
      <w:r w:rsidR="00B6708E">
        <w:rPr>
          <w:rFonts w:hint="eastAsia"/>
        </w:rPr>
        <w:t>Kh</w:t>
      </w:r>
      <w:r w:rsidR="00B6708E">
        <w:rPr>
          <w:rFonts w:hint="eastAsia"/>
        </w:rPr>
        <w:t>β</w:t>
      </w:r>
      <w:r w:rsidR="00B6708E">
        <w:rPr>
          <w:rFonts w:hint="eastAsia"/>
        </w:rPr>
        <w:t>=1.1</w:t>
      </w:r>
      <w:r w:rsidR="007C2F24">
        <w:rPr>
          <w:rFonts w:hint="eastAsia"/>
        </w:rPr>
        <w:t>（查表）</w:t>
      </w:r>
    </w:p>
    <w:p w14:paraId="4893ADEA" w14:textId="2823B469" w:rsidR="00377E54" w:rsidRDefault="00FB2CA8" w:rsidP="00AE28F7">
      <w:r>
        <w:rPr>
          <w:rFonts w:hint="eastAsia"/>
        </w:rPr>
        <w:t>于是得到载荷系数</w:t>
      </w:r>
      <w:proofErr w:type="spellStart"/>
      <w:r>
        <w:rPr>
          <w:rFonts w:hint="eastAsia"/>
        </w:rPr>
        <w:t>Kf</w:t>
      </w:r>
      <w:proofErr w:type="spellEnd"/>
      <w:r w:rsidR="00753E86">
        <w:rPr>
          <w:rFonts w:hint="eastAsia"/>
        </w:rPr>
        <w:t xml:space="preserve">                              </w:t>
      </w:r>
      <w:r w:rsidR="00753E86">
        <w:rPr>
          <w:rFonts w:hint="eastAsia"/>
        </w:rPr>
        <w:t>（</w:t>
      </w:r>
      <w:proofErr w:type="spellStart"/>
      <w:r w:rsidR="00753E86">
        <w:rPr>
          <w:rFonts w:hint="eastAsia"/>
        </w:rPr>
        <w:t>Kf</w:t>
      </w:r>
      <w:proofErr w:type="spellEnd"/>
      <w:r w:rsidR="00753E86">
        <w:rPr>
          <w:rFonts w:hint="eastAsia"/>
        </w:rPr>
        <w:t xml:space="preserve">=Ka </w:t>
      </w:r>
      <w:proofErr w:type="spellStart"/>
      <w:r w:rsidR="00753E86">
        <w:rPr>
          <w:rFonts w:hint="eastAsia"/>
        </w:rPr>
        <w:t>Kv</w:t>
      </w:r>
      <w:proofErr w:type="spellEnd"/>
      <w:r w:rsidR="00753E86">
        <w:rPr>
          <w:rFonts w:hint="eastAsia"/>
        </w:rPr>
        <w:t xml:space="preserve"> </w:t>
      </w:r>
      <w:proofErr w:type="spellStart"/>
      <w:r w:rsidR="00753E86">
        <w:rPr>
          <w:rFonts w:hint="eastAsia"/>
        </w:rPr>
        <w:t>Kf</w:t>
      </w:r>
      <w:proofErr w:type="spellEnd"/>
      <w:r w:rsidR="00753E86">
        <w:rPr>
          <w:rFonts w:hint="eastAsia"/>
        </w:rPr>
        <w:t>α</w:t>
      </w:r>
      <w:r w:rsidR="00753E86">
        <w:rPr>
          <w:rFonts w:hint="eastAsia"/>
        </w:rPr>
        <w:t xml:space="preserve"> </w:t>
      </w:r>
      <w:proofErr w:type="spellStart"/>
      <w:r w:rsidR="00753E86">
        <w:rPr>
          <w:rFonts w:hint="eastAsia"/>
        </w:rPr>
        <w:t>Kf</w:t>
      </w:r>
      <w:proofErr w:type="spellEnd"/>
      <w:r w:rsidR="00753E86">
        <w:rPr>
          <w:rFonts w:hint="eastAsia"/>
        </w:rPr>
        <w:t>β）</w:t>
      </w:r>
    </w:p>
    <w:p w14:paraId="41DAA408" w14:textId="7CCCDF9B" w:rsidR="00DD72C2" w:rsidRDefault="00DD72C2" w:rsidP="00AE28F7">
      <w:r w:rsidRPr="00F74817">
        <w:rPr>
          <w:noProof/>
        </w:rPr>
        <w:drawing>
          <wp:anchor distT="0" distB="0" distL="114300" distR="114300" simplePos="0" relativeHeight="251658280" behindDoc="0" locked="0" layoutInCell="1" allowOverlap="1" wp14:anchorId="696EA217" wp14:editId="56700BE4">
            <wp:simplePos x="0" y="0"/>
            <wp:positionH relativeFrom="margin">
              <wp:posOffset>815196</wp:posOffset>
            </wp:positionH>
            <wp:positionV relativeFrom="paragraph">
              <wp:posOffset>10244</wp:posOffset>
            </wp:positionV>
            <wp:extent cx="2224804" cy="267419"/>
            <wp:effectExtent l="0" t="0" r="4445" b="0"/>
            <wp:wrapNone/>
            <wp:docPr id="1195480100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80100" name="图片 1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261" cy="26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0ED1">
        <w:rPr>
          <w:rFonts w:hint="eastAsia"/>
        </w:rPr>
        <w:t>已知</w:t>
      </w:r>
      <w:r w:rsidR="00BC0ED1">
        <w:rPr>
          <w:rFonts w:hint="eastAsia"/>
        </w:rPr>
        <w:t>mt</w:t>
      </w:r>
      <w:r w:rsidR="00CB0619">
        <w:rPr>
          <w:rFonts w:hint="eastAsia"/>
        </w:rPr>
        <w:t>取</w:t>
      </w:r>
      <w:r w:rsidR="00CB0619">
        <w:rPr>
          <w:rFonts w:hint="eastAsia"/>
        </w:rPr>
        <w:t>1</w:t>
      </w:r>
    </w:p>
    <w:p w14:paraId="2E0E6CBB" w14:textId="6E5AA3ED" w:rsidR="00377E54" w:rsidRDefault="00F74817" w:rsidP="00AE28F7">
      <w:r w:rsidRPr="00F74817">
        <w:rPr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0675D7B" w14:textId="3CF21DBD" w:rsidR="00453622" w:rsidRPr="00453622" w:rsidRDefault="00453622" w:rsidP="00453622">
      <w:r w:rsidRPr="00453622">
        <w:t>由于模数需取标准值，实际仍选取</w:t>
      </w:r>
      <w:r w:rsidRPr="00453622">
        <w:t> mF = 1mm</w:t>
      </w:r>
      <w:r w:rsidRPr="00453622">
        <w:t>（已满足强度要求）</w:t>
      </w:r>
    </w:p>
    <w:p w14:paraId="6966780E" w14:textId="51FFE0F7" w:rsidR="00377E54" w:rsidRDefault="00453622" w:rsidP="00AE28F7">
      <w:r>
        <w:rPr>
          <w:rFonts w:hint="eastAsia"/>
        </w:rPr>
        <w:t>此时</w:t>
      </w:r>
      <w:r>
        <w:rPr>
          <w:rFonts w:hint="eastAsia"/>
        </w:rPr>
        <w:t>d1F</w:t>
      </w:r>
      <w:r>
        <w:rPr>
          <w:rFonts w:hint="eastAsia"/>
        </w:rPr>
        <w:t>仍为</w:t>
      </w:r>
      <w:r>
        <w:rPr>
          <w:rFonts w:hint="eastAsia"/>
        </w:rPr>
        <w:t>25mm</w:t>
      </w:r>
    </w:p>
    <w:p w14:paraId="3CD32390" w14:textId="77777777" w:rsidR="00DD72C2" w:rsidRDefault="00DD72C2" w:rsidP="00AE28F7"/>
    <w:p w14:paraId="51DC8278" w14:textId="77777777" w:rsidR="00DD72C2" w:rsidRDefault="00DD72C2" w:rsidP="00AE28F7"/>
    <w:p w14:paraId="1AEAF167" w14:textId="77777777" w:rsidR="00DD72C2" w:rsidRDefault="00DD72C2" w:rsidP="00AE28F7"/>
    <w:p w14:paraId="071F92A2" w14:textId="104B0268" w:rsidR="00DD72C2" w:rsidRPr="00F10AEF" w:rsidRDefault="00F10AEF" w:rsidP="00AE28F7">
      <w:pPr>
        <w:rPr>
          <w:b/>
          <w:bCs/>
          <w:sz w:val="24"/>
        </w:rPr>
      </w:pPr>
      <w:r w:rsidRPr="00F10AEF">
        <w:rPr>
          <w:rFonts w:hint="eastAsia"/>
          <w:b/>
          <w:bCs/>
          <w:sz w:val="24"/>
        </w:rPr>
        <w:lastRenderedPageBreak/>
        <w:t xml:space="preserve">3.1.4 </w:t>
      </w:r>
      <w:r w:rsidRPr="00F10AEF">
        <w:rPr>
          <w:rFonts w:hint="eastAsia"/>
          <w:b/>
          <w:bCs/>
          <w:sz w:val="24"/>
        </w:rPr>
        <w:t>总结第一组齿轮计算</w:t>
      </w:r>
    </w:p>
    <w:p w14:paraId="1814F215" w14:textId="423BB1C4" w:rsidR="00377E54" w:rsidRPr="00453622" w:rsidRDefault="00757ED9" w:rsidP="00AE28F7">
      <w:r w:rsidRPr="00757ED9">
        <w:rPr>
          <w:rFonts w:hint="eastAsia"/>
        </w:rPr>
        <w:t>对比计算结果，由齿面接触疲劳强度计算的模数</w:t>
      </w:r>
      <w:r w:rsidRPr="00757ED9">
        <w:rPr>
          <w:rFonts w:hint="eastAsia"/>
        </w:rPr>
        <w:t>m</w:t>
      </w:r>
      <w:r w:rsidRPr="00757ED9">
        <w:rPr>
          <w:rFonts w:hint="eastAsia"/>
        </w:rPr>
        <w:t>和小齿轮分度圆直径</w:t>
      </w:r>
      <w:r w:rsidRPr="00757ED9">
        <w:rPr>
          <w:rFonts w:hint="eastAsia"/>
        </w:rPr>
        <w:t>d</w:t>
      </w:r>
      <w:r w:rsidR="002B1C45">
        <w:rPr>
          <w:rFonts w:hint="eastAsia"/>
        </w:rPr>
        <w:t>1H</w:t>
      </w:r>
      <w:r w:rsidRPr="00757ED9">
        <w:rPr>
          <w:rFonts w:hint="eastAsia"/>
        </w:rPr>
        <w:t>分别大于由齿根弯曲疲劳强度计算的模数</w:t>
      </w:r>
      <w:r w:rsidRPr="00757ED9">
        <w:rPr>
          <w:rFonts w:hint="eastAsia"/>
        </w:rPr>
        <w:t>m</w:t>
      </w:r>
      <w:r w:rsidRPr="00757ED9">
        <w:rPr>
          <w:rFonts w:hint="eastAsia"/>
        </w:rPr>
        <w:t>和小齿轮分度圆直径</w:t>
      </w:r>
      <w:r w:rsidRPr="00757ED9">
        <w:rPr>
          <w:rFonts w:hint="eastAsia"/>
        </w:rPr>
        <w:t>d</w:t>
      </w:r>
      <w:r w:rsidRPr="00757ED9">
        <w:rPr>
          <w:rFonts w:hint="eastAsia"/>
        </w:rPr>
        <w:t>由于齿轮模数的大小主要取决于齿根弯曲疲劳强度，而齿轮直径的大小主要取决于齿面接触疲劳强度，可取由弯曲疲劳强度算得的模数</w:t>
      </w:r>
      <w:r w:rsidR="002B1C45">
        <w:rPr>
          <w:rFonts w:hint="eastAsia"/>
        </w:rPr>
        <w:t>1.01</w:t>
      </w:r>
      <w:r w:rsidRPr="00757ED9">
        <w:rPr>
          <w:rFonts w:hint="eastAsia"/>
        </w:rPr>
        <w:t xml:space="preserve">mm </w:t>
      </w:r>
      <w:r w:rsidRPr="00757ED9">
        <w:rPr>
          <w:rFonts w:hint="eastAsia"/>
        </w:rPr>
        <w:t>并就近圆整为标准值</w:t>
      </w:r>
      <w:r w:rsidRPr="00757ED9">
        <w:rPr>
          <w:rFonts w:hint="eastAsia"/>
        </w:rPr>
        <w:t>m=</w:t>
      </w:r>
      <w:r w:rsidR="002B1C45">
        <w:rPr>
          <w:rFonts w:hint="eastAsia"/>
        </w:rPr>
        <w:t>1</w:t>
      </w:r>
      <w:r w:rsidRPr="00757ED9">
        <w:rPr>
          <w:rFonts w:hint="eastAsia"/>
        </w:rPr>
        <w:t>mm</w:t>
      </w:r>
      <w:r w:rsidR="002B1C45">
        <w:rPr>
          <w:rFonts w:hint="eastAsia"/>
        </w:rPr>
        <w:t>.</w:t>
      </w:r>
    </w:p>
    <w:p w14:paraId="38A5E327" w14:textId="0D71342D" w:rsidR="00377E54" w:rsidRDefault="00A32C6B" w:rsidP="00AE28F7">
      <w:pPr>
        <w:rPr>
          <w:b/>
          <w:bCs/>
        </w:rPr>
      </w:pPr>
      <w:r w:rsidRPr="001972A8">
        <w:rPr>
          <w:b/>
          <w:bCs/>
        </w:rPr>
        <w:t>步骤</w:t>
      </w:r>
      <w:r w:rsidRPr="001972A8">
        <w:rPr>
          <w:b/>
          <w:bCs/>
        </w:rPr>
        <w:t xml:space="preserve"> </w:t>
      </w:r>
      <w:r>
        <w:rPr>
          <w:rFonts w:hint="eastAsia"/>
          <w:b/>
          <w:bCs/>
        </w:rPr>
        <w:t>7</w:t>
      </w:r>
      <w:r>
        <w:rPr>
          <w:rFonts w:hint="eastAsia"/>
          <w:b/>
          <w:bCs/>
        </w:rPr>
        <w:t>：</w:t>
      </w:r>
      <w:r w:rsidR="00033222">
        <w:rPr>
          <w:rFonts w:hint="eastAsia"/>
          <w:b/>
          <w:bCs/>
        </w:rPr>
        <w:t>几何尺寸计算</w:t>
      </w:r>
    </w:p>
    <w:p w14:paraId="2CD1CF0F" w14:textId="4C08F06E" w:rsidR="004011CE" w:rsidRPr="00DD72C2" w:rsidRDefault="00326A46" w:rsidP="00AE28F7">
      <w:r w:rsidRPr="00DD72C2">
        <w:rPr>
          <w:rFonts w:hint="eastAsia"/>
        </w:rPr>
        <w:t>由于</w:t>
      </w:r>
      <w:r w:rsidRPr="00DD72C2">
        <w:rPr>
          <w:rFonts w:hint="eastAsia"/>
        </w:rPr>
        <w:t>d1</w:t>
      </w:r>
      <w:r w:rsidR="004011CE" w:rsidRPr="00DD72C2">
        <w:rPr>
          <w:rFonts w:hint="eastAsia"/>
        </w:rPr>
        <w:t xml:space="preserve">H&lt;d1f=25mm </w:t>
      </w:r>
      <w:r w:rsidR="004011CE" w:rsidRPr="00DD72C2">
        <w:rPr>
          <w:rFonts w:hint="eastAsia"/>
        </w:rPr>
        <w:t>最终选用</w:t>
      </w:r>
      <w:r w:rsidR="004011CE" w:rsidRPr="00DD72C2">
        <w:rPr>
          <w:rFonts w:hint="eastAsia"/>
        </w:rPr>
        <w:t>d1</w:t>
      </w:r>
      <w:r w:rsidR="004011CE" w:rsidRPr="00DD72C2">
        <w:rPr>
          <w:rFonts w:hint="eastAsia"/>
        </w:rPr>
        <w:t>为</w:t>
      </w:r>
      <w:r w:rsidR="004011CE" w:rsidRPr="00DD72C2">
        <w:rPr>
          <w:rFonts w:hint="eastAsia"/>
        </w:rPr>
        <w:t>25mm</w:t>
      </w:r>
      <w:r w:rsidR="004011CE" w:rsidRPr="00DD72C2">
        <w:rPr>
          <w:rFonts w:hint="eastAsia"/>
        </w:rPr>
        <w:t>。模数</w:t>
      </w:r>
      <w:r w:rsidR="004011CE" w:rsidRPr="00DD72C2">
        <w:rPr>
          <w:rFonts w:hint="eastAsia"/>
        </w:rPr>
        <w:t>1mm</w:t>
      </w:r>
      <w:r w:rsidR="004011CE" w:rsidRPr="00DD72C2">
        <w:rPr>
          <w:rFonts w:hint="eastAsia"/>
        </w:rPr>
        <w:t>，</w:t>
      </w:r>
      <w:r w:rsidR="004011CE" w:rsidRPr="00DD72C2">
        <w:rPr>
          <w:rFonts w:hint="eastAsia"/>
        </w:rPr>
        <w:t>d2=110mm</w:t>
      </w:r>
      <w:r w:rsidR="009B4F7C" w:rsidRPr="00DD72C2">
        <w:rPr>
          <w:rFonts w:hint="eastAsia"/>
        </w:rPr>
        <w:t xml:space="preserve"> </w:t>
      </w:r>
    </w:p>
    <w:p w14:paraId="29AED1C7" w14:textId="0975FA51" w:rsidR="009B4F7C" w:rsidRPr="00DD72C2" w:rsidRDefault="009B4F7C" w:rsidP="00AE28F7">
      <w:r w:rsidRPr="00DD72C2">
        <w:t>A</w:t>
      </w:r>
      <w:r w:rsidRPr="00DD72C2">
        <w:rPr>
          <w:rFonts w:hint="eastAsia"/>
        </w:rPr>
        <w:t>=</w:t>
      </w:r>
      <w:r w:rsidRPr="00DD72C2">
        <w:rPr>
          <w:rFonts w:hint="eastAsia"/>
        </w:rPr>
        <w:t>（</w:t>
      </w:r>
      <w:r w:rsidRPr="00DD72C2">
        <w:rPr>
          <w:rFonts w:hint="eastAsia"/>
        </w:rPr>
        <w:t>25+110</w:t>
      </w:r>
      <w:r w:rsidRPr="00DD72C2">
        <w:rPr>
          <w:rFonts w:hint="eastAsia"/>
        </w:rPr>
        <w:t>）</w:t>
      </w:r>
      <w:r w:rsidRPr="00DD72C2">
        <w:rPr>
          <w:rFonts w:hint="eastAsia"/>
        </w:rPr>
        <w:t>/2=</w:t>
      </w:r>
      <w:r w:rsidR="00657E01" w:rsidRPr="00DD72C2">
        <w:rPr>
          <w:rFonts w:hint="eastAsia"/>
        </w:rPr>
        <w:t>67.5mm</w:t>
      </w:r>
      <w:r w:rsidR="00657E01" w:rsidRPr="00DD72C2">
        <w:rPr>
          <w:rFonts w:hint="eastAsia"/>
        </w:rPr>
        <w:t>（中心距）</w:t>
      </w:r>
    </w:p>
    <w:p w14:paraId="417C1A7F" w14:textId="4D22A085" w:rsidR="00033222" w:rsidRPr="00DD72C2" w:rsidRDefault="00046EFE" w:rsidP="00AE28F7">
      <w:pPr>
        <w:rPr>
          <w:rFonts w:ascii="Cambria Math" w:hAnsi="Cambria Math"/>
          <w:iCs/>
          <w:szCs w:val="21"/>
        </w:rPr>
      </w:pPr>
      <w:r w:rsidRPr="00DD72C2">
        <w:rPr>
          <w:rFonts w:hint="eastAsia"/>
        </w:rPr>
        <w:t>计算齿轮宽</w:t>
      </w:r>
      <w:r w:rsidRPr="00DD72C2">
        <w:rPr>
          <w:rFonts w:hint="eastAsia"/>
        </w:rPr>
        <w:t>b=</w:t>
      </w:r>
      <w:r w:rsidRPr="00DD72C2">
        <w:rPr>
          <w:rFonts w:ascii="Cambria Math" w:hAnsi="Cambria Math"/>
          <w:i/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ϕ</m:t>
        </m:r>
        <m:r>
          <w:rPr>
            <w:rFonts w:ascii="Cambria Math" w:hAnsi="Cambria Math" w:hint="eastAsia"/>
            <w:szCs w:val="21"/>
          </w:rPr>
          <m:t>d</m:t>
        </m:r>
        <m:r>
          <w:rPr>
            <w:rFonts w:ascii="Cambria Math" w:hAnsi="Cambria Math" w:hint="eastAsia"/>
            <w:szCs w:val="21"/>
          </w:rPr>
          <m:t>×</m:t>
        </m:r>
        <m:r>
          <w:rPr>
            <w:rFonts w:ascii="Cambria Math" w:hAnsi="Cambria Math" w:hint="eastAsia"/>
            <w:szCs w:val="21"/>
          </w:rPr>
          <m:t>d</m:t>
        </m:r>
        <m:r>
          <w:rPr>
            <w:rFonts w:ascii="Cambria Math" w:hAnsi="Cambria Math"/>
            <w:szCs w:val="21"/>
          </w:rPr>
          <m:t>1</m:t>
        </m:r>
      </m:oMath>
      <w:r w:rsidR="00E377E3" w:rsidRPr="00DD72C2">
        <w:rPr>
          <w:rFonts w:ascii="Cambria Math" w:hAnsi="Cambria Math" w:hint="eastAsia"/>
          <w:iCs/>
          <w:szCs w:val="21"/>
        </w:rPr>
        <w:t>=</w:t>
      </w:r>
      <w:r w:rsidR="00CF2E09" w:rsidRPr="00DD72C2">
        <w:rPr>
          <w:rFonts w:ascii="Cambria Math" w:hAnsi="Cambria Math" w:hint="eastAsia"/>
          <w:iCs/>
          <w:szCs w:val="21"/>
        </w:rPr>
        <w:t>1</w:t>
      </w:r>
      <w:r w:rsidR="00CF2E09" w:rsidRPr="00DD72C2">
        <w:rPr>
          <w:rFonts w:ascii="Cambria Math" w:hAnsi="Cambria Math" w:hint="eastAsia"/>
          <w:iCs/>
          <w:szCs w:val="21"/>
        </w:rPr>
        <w:t>×</w:t>
      </w:r>
      <w:r w:rsidR="00CF2E09" w:rsidRPr="00DD72C2">
        <w:rPr>
          <w:rFonts w:ascii="Cambria Math" w:hAnsi="Cambria Math" w:hint="eastAsia"/>
          <w:iCs/>
          <w:szCs w:val="21"/>
        </w:rPr>
        <w:t xml:space="preserve">25=25mm </w:t>
      </w:r>
      <w:r w:rsidR="00655013" w:rsidRPr="00DD72C2">
        <w:rPr>
          <w:rFonts w:ascii="Cambria Math" w:hAnsi="Cambria Math" w:hint="eastAsia"/>
          <w:iCs/>
          <w:szCs w:val="21"/>
        </w:rPr>
        <w:t>一般将小齿轮加宽</w:t>
      </w:r>
      <w:r w:rsidR="00655013" w:rsidRPr="00DD72C2">
        <w:rPr>
          <w:rFonts w:ascii="Cambria Math" w:hAnsi="Cambria Math" w:hint="eastAsia"/>
          <w:iCs/>
          <w:szCs w:val="21"/>
        </w:rPr>
        <w:t>5-10mm</w:t>
      </w:r>
      <w:r w:rsidR="00655013" w:rsidRPr="00DD72C2">
        <w:rPr>
          <w:rFonts w:ascii="Cambria Math" w:hAnsi="Cambria Math" w:hint="eastAsia"/>
          <w:iCs/>
          <w:szCs w:val="21"/>
        </w:rPr>
        <w:t>，我们取</w:t>
      </w:r>
      <w:r w:rsidR="00655013" w:rsidRPr="00DD72C2">
        <w:rPr>
          <w:rFonts w:ascii="Cambria Math" w:hAnsi="Cambria Math" w:hint="eastAsia"/>
          <w:iCs/>
          <w:szCs w:val="21"/>
        </w:rPr>
        <w:t>30mm</w:t>
      </w:r>
    </w:p>
    <w:p w14:paraId="2E83F79C" w14:textId="346E249A" w:rsidR="00655013" w:rsidRPr="00DD72C2" w:rsidRDefault="00655013" w:rsidP="00AE28F7">
      <w:pPr>
        <w:rPr>
          <w:rFonts w:ascii="Cambria Math" w:hAnsi="Cambria Math"/>
          <w:iCs/>
          <w:szCs w:val="21"/>
        </w:rPr>
      </w:pPr>
      <w:r w:rsidRPr="00DD72C2">
        <w:rPr>
          <w:rFonts w:ascii="Cambria Math" w:hAnsi="Cambria Math" w:hint="eastAsia"/>
          <w:iCs/>
          <w:szCs w:val="21"/>
        </w:rPr>
        <w:t>b2=b1=</w:t>
      </w:r>
      <w:r w:rsidR="00DD72C2" w:rsidRPr="00DD72C2">
        <w:rPr>
          <w:rFonts w:ascii="Cambria Math" w:hAnsi="Cambria Math" w:hint="eastAsia"/>
          <w:iCs/>
          <w:szCs w:val="21"/>
        </w:rPr>
        <w:t>30mm</w:t>
      </w:r>
    </w:p>
    <w:p w14:paraId="2001D566" w14:textId="77777777" w:rsidR="00DD72C2" w:rsidRDefault="00DD72C2" w:rsidP="00AE28F7">
      <w:pPr>
        <w:rPr>
          <w:rFonts w:ascii="Cambria Math" w:hAnsi="Cambria Math"/>
          <w:iCs/>
          <w:szCs w:val="21"/>
        </w:rPr>
      </w:pPr>
    </w:p>
    <w:p w14:paraId="569E99CF" w14:textId="77777777" w:rsidR="00DD72C2" w:rsidRDefault="00DD72C2" w:rsidP="00AE28F7">
      <w:pPr>
        <w:rPr>
          <w:rFonts w:ascii="Cambria Math" w:hAnsi="Cambria Math"/>
          <w:iCs/>
          <w:szCs w:val="21"/>
        </w:rPr>
      </w:pPr>
    </w:p>
    <w:p w14:paraId="023429C8" w14:textId="77777777" w:rsidR="00DD72C2" w:rsidRDefault="00DD72C2" w:rsidP="00AE28F7">
      <w:pPr>
        <w:rPr>
          <w:rFonts w:ascii="Cambria Math" w:hAnsi="Cambria Math"/>
          <w:iCs/>
          <w:szCs w:val="21"/>
        </w:rPr>
      </w:pPr>
    </w:p>
    <w:p w14:paraId="24748587" w14:textId="77777777" w:rsidR="00DD72C2" w:rsidRPr="00E377E3" w:rsidRDefault="00DD72C2" w:rsidP="00AE28F7">
      <w:pPr>
        <w:rPr>
          <w:iCs/>
        </w:rPr>
      </w:pPr>
    </w:p>
    <w:p w14:paraId="04C41E4D" w14:textId="77777777" w:rsidR="00377E54" w:rsidRPr="00E377E3" w:rsidRDefault="00377E54" w:rsidP="00AE28F7"/>
    <w:p w14:paraId="78046E76" w14:textId="77777777" w:rsidR="00377E54" w:rsidRDefault="00377E54" w:rsidP="00AE28F7"/>
    <w:p w14:paraId="144D0765" w14:textId="77777777" w:rsidR="00377E54" w:rsidRDefault="00377E54" w:rsidP="00AE28F7"/>
    <w:p w14:paraId="1ECD1275" w14:textId="77777777" w:rsidR="00377E54" w:rsidRDefault="00377E54" w:rsidP="00AE28F7"/>
    <w:p w14:paraId="78143F22" w14:textId="77777777" w:rsidR="00377E54" w:rsidRDefault="00377E54" w:rsidP="00AE28F7"/>
    <w:p w14:paraId="5A9674F3" w14:textId="77777777" w:rsidR="00377E54" w:rsidRDefault="00377E54" w:rsidP="00AE28F7"/>
    <w:p w14:paraId="1043857D" w14:textId="77777777" w:rsidR="00377E54" w:rsidRDefault="00377E54" w:rsidP="00AE28F7"/>
    <w:p w14:paraId="7C557447" w14:textId="77777777" w:rsidR="00377E54" w:rsidRDefault="00377E54" w:rsidP="00AE28F7"/>
    <w:p w14:paraId="331C9CF9" w14:textId="77777777" w:rsidR="00377E54" w:rsidRDefault="00377E54" w:rsidP="00AE28F7"/>
    <w:p w14:paraId="123E7E26" w14:textId="77777777" w:rsidR="00377E54" w:rsidRDefault="00377E54" w:rsidP="00AE28F7"/>
    <w:p w14:paraId="23F239CC" w14:textId="77777777" w:rsidR="00377E54" w:rsidRDefault="00377E54" w:rsidP="00AE28F7"/>
    <w:p w14:paraId="7B1AECA1" w14:textId="77777777" w:rsidR="00377E54" w:rsidRDefault="00377E54" w:rsidP="00AE28F7"/>
    <w:tbl>
      <w:tblPr>
        <w:tblpPr w:leftFromText="180" w:rightFromText="180" w:vertAnchor="page" w:horzAnchor="margin" w:tblpY="13627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377E54" w14:paraId="0D92B8CC" w14:textId="77777777" w:rsidTr="0020304A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3B181" w14:textId="77777777" w:rsidR="00377E54" w:rsidRPr="00AE28F7" w:rsidRDefault="00377E54" w:rsidP="0020304A">
            <w:pPr>
              <w:rPr>
                <w:rFonts w:ascii="黑体" w:eastAsia="黑体"/>
                <w:b/>
                <w:bCs/>
                <w:szCs w:val="32"/>
              </w:rPr>
            </w:pPr>
          </w:p>
          <w:p w14:paraId="153D73C3" w14:textId="77777777" w:rsidR="00377E54" w:rsidRPr="00AE28F7" w:rsidRDefault="00377E54" w:rsidP="0020304A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2D49D139" w14:textId="77777777" w:rsidR="00377E54" w:rsidRDefault="005928B3" w:rsidP="0020304A">
            <w:pPr>
              <w:rPr>
                <w:rFonts w:ascii="黑体" w:eastAsia="黑体"/>
                <w:szCs w:val="32"/>
              </w:rPr>
            </w:pPr>
            <w:r>
              <w:rPr>
                <w:rFonts w:ascii="黑体" w:eastAsia="黑体" w:hint="eastAsia"/>
                <w:szCs w:val="32"/>
              </w:rPr>
              <w:t>齿数Z1=25 z2=110  模数m=1mm  压力角标准值取20° 中心距</w:t>
            </w:r>
            <w:r w:rsidR="00950F20">
              <w:rPr>
                <w:rFonts w:ascii="黑体" w:eastAsia="黑体" w:hint="eastAsia"/>
                <w:szCs w:val="32"/>
              </w:rPr>
              <w:t>67.5mm</w:t>
            </w:r>
          </w:p>
          <w:p w14:paraId="1B2DBADA" w14:textId="3C4B1316" w:rsidR="00950F20" w:rsidRDefault="00950F20" w:rsidP="008C646E">
            <w:r>
              <w:rPr>
                <w:rFonts w:ascii="黑体" w:eastAsia="黑体" w:hint="eastAsia"/>
                <w:szCs w:val="32"/>
              </w:rPr>
              <w:t>齿宽b1=b2=30mm 小齿轮用</w:t>
            </w:r>
            <w:r>
              <w:rPr>
                <w:rFonts w:hint="eastAsia"/>
              </w:rPr>
              <w:t>12crMnTi</w:t>
            </w:r>
            <w:r>
              <w:rPr>
                <w:rFonts w:hint="eastAsia"/>
              </w:rPr>
              <w:t>（渗碳以后淬火）</w:t>
            </w:r>
            <w:r>
              <w:rPr>
                <w:rFonts w:hint="eastAsia"/>
              </w:rPr>
              <w:t xml:space="preserve"> </w:t>
            </w:r>
            <w:r w:rsidR="008C646E">
              <w:rPr>
                <w:rFonts w:hint="eastAsia"/>
              </w:rPr>
              <w:t xml:space="preserve"> T1=0.818*10^3N*mm</w:t>
            </w:r>
          </w:p>
          <w:p w14:paraId="45B51F86" w14:textId="3A2543D2" w:rsidR="00950F20" w:rsidRDefault="00950F20" w:rsidP="00950F20">
            <w:r>
              <w:rPr>
                <w:rFonts w:hint="eastAsia"/>
              </w:rPr>
              <w:t>大齿轮用材料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钢（调制后淬火）</w:t>
            </w:r>
            <w:r>
              <w:rPr>
                <w:rFonts w:hint="eastAsia"/>
              </w:rPr>
              <w:t xml:space="preserve">  </w:t>
            </w:r>
            <w:r w:rsidR="006E03D0">
              <w:rPr>
                <w:rFonts w:hint="eastAsia"/>
              </w:rPr>
              <w:t>6</w:t>
            </w:r>
            <w:r>
              <w:rPr>
                <w:rFonts w:hint="eastAsia"/>
              </w:rPr>
              <w:t>级精度</w:t>
            </w:r>
            <w:r w:rsidR="008C646E">
              <w:rPr>
                <w:rFonts w:hint="eastAsia"/>
              </w:rPr>
              <w:t xml:space="preserve">     u=4.4</w:t>
            </w:r>
          </w:p>
          <w:p w14:paraId="718EC7C5" w14:textId="50874320" w:rsidR="00950F20" w:rsidRPr="00950F20" w:rsidRDefault="00950F20" w:rsidP="0020304A">
            <w:pPr>
              <w:rPr>
                <w:rFonts w:ascii="黑体" w:eastAsia="黑体"/>
                <w:szCs w:val="32"/>
              </w:rPr>
            </w:pPr>
          </w:p>
        </w:tc>
      </w:tr>
    </w:tbl>
    <w:p w14:paraId="14D1FA80" w14:textId="77777777" w:rsidR="00377E54" w:rsidRDefault="00377E54" w:rsidP="00AE28F7"/>
    <w:p w14:paraId="26356B69" w14:textId="77777777" w:rsidR="00377E54" w:rsidRDefault="00377E54" w:rsidP="00AE28F7"/>
    <w:p w14:paraId="748F1CA7" w14:textId="77777777" w:rsidR="00377E54" w:rsidRDefault="00377E54" w:rsidP="00AE28F7"/>
    <w:p w14:paraId="29988D0A" w14:textId="77777777" w:rsidR="00377E54" w:rsidRDefault="00377E54" w:rsidP="00AE28F7"/>
    <w:p w14:paraId="0C3A1FD5" w14:textId="77777777" w:rsidR="00377E54" w:rsidRDefault="00377E54" w:rsidP="00AE28F7"/>
    <w:p w14:paraId="3C4B4C84" w14:textId="77777777" w:rsidR="00377E54" w:rsidRDefault="00377E54" w:rsidP="00AE28F7"/>
    <w:p w14:paraId="7142F99D" w14:textId="77777777" w:rsidR="00377E54" w:rsidRDefault="00377E54" w:rsidP="00AE28F7"/>
    <w:p w14:paraId="52B228EC" w14:textId="77777777" w:rsidR="00377E54" w:rsidRDefault="00377E54" w:rsidP="00AE28F7"/>
    <w:p w14:paraId="71D854F5" w14:textId="77777777" w:rsidR="00377E54" w:rsidRDefault="00377E54" w:rsidP="00AE28F7"/>
    <w:p w14:paraId="22A20CA0" w14:textId="77777777" w:rsidR="00377E54" w:rsidRDefault="00377E54" w:rsidP="00AE28F7"/>
    <w:p w14:paraId="3497A3F3" w14:textId="77777777" w:rsidR="00377E54" w:rsidRDefault="00377E54" w:rsidP="00AE28F7"/>
    <w:p w14:paraId="26B4683D" w14:textId="77777777" w:rsidR="00377E54" w:rsidRDefault="00377E54" w:rsidP="00AE28F7"/>
    <w:p w14:paraId="5D7D1599" w14:textId="7292A974" w:rsidR="00377E54" w:rsidRPr="00F10AEF" w:rsidRDefault="00F10AEF" w:rsidP="00AE28F7">
      <w:pPr>
        <w:rPr>
          <w:rFonts w:ascii="宋体" w:hAnsi="宋体" w:hint="eastAsia"/>
          <w:b/>
          <w:bCs/>
          <w:sz w:val="28"/>
          <w:szCs w:val="28"/>
        </w:rPr>
      </w:pPr>
      <w:r w:rsidRPr="00F10AEF">
        <w:rPr>
          <w:rFonts w:ascii="宋体" w:hAnsi="宋体" w:hint="eastAsia"/>
          <w:b/>
          <w:bCs/>
          <w:sz w:val="28"/>
          <w:szCs w:val="28"/>
        </w:rPr>
        <w:lastRenderedPageBreak/>
        <w:t>3.2</w:t>
      </w:r>
      <w:r w:rsidR="009F214B">
        <w:rPr>
          <w:rFonts w:ascii="宋体" w:hAnsi="宋体" w:hint="eastAsia"/>
          <w:b/>
          <w:bCs/>
          <w:sz w:val="28"/>
          <w:szCs w:val="28"/>
        </w:rPr>
        <w:t>第二组齿轮计算</w:t>
      </w:r>
    </w:p>
    <w:p w14:paraId="5FC42983" w14:textId="7AB1699E" w:rsidR="008A6B6A" w:rsidRPr="001B33B9" w:rsidRDefault="008A6B6A" w:rsidP="008A6B6A">
      <w:pPr>
        <w:rPr>
          <w:b/>
          <w:bCs/>
          <w:sz w:val="24"/>
        </w:rPr>
      </w:pPr>
      <w:r w:rsidRPr="001B33B9">
        <w:rPr>
          <w:rFonts w:hint="eastAsia"/>
          <w:b/>
          <w:bCs/>
          <w:sz w:val="24"/>
        </w:rPr>
        <w:t>3.</w:t>
      </w:r>
      <w:r>
        <w:rPr>
          <w:rFonts w:hint="eastAsia"/>
          <w:b/>
          <w:bCs/>
          <w:sz w:val="24"/>
        </w:rPr>
        <w:t>2</w:t>
      </w:r>
      <w:r w:rsidRPr="001B33B9">
        <w:rPr>
          <w:rFonts w:hint="eastAsia"/>
          <w:b/>
          <w:bCs/>
          <w:sz w:val="24"/>
        </w:rPr>
        <w:t>.1</w:t>
      </w:r>
      <w:r w:rsidRPr="001B33B9">
        <w:rPr>
          <w:rFonts w:hint="eastAsia"/>
          <w:b/>
          <w:bCs/>
          <w:sz w:val="24"/>
        </w:rPr>
        <w:t>选择齿轮类型精度等级材料及齿数</w:t>
      </w:r>
    </w:p>
    <w:p w14:paraId="03797C28" w14:textId="209634E9" w:rsidR="008A6B6A" w:rsidRPr="001B33B9" w:rsidRDefault="008A6B6A" w:rsidP="008A6B6A">
      <w:r w:rsidRPr="001B33B9">
        <w:rPr>
          <w:rFonts w:hint="eastAsia"/>
        </w:rPr>
        <w:t>3.</w:t>
      </w:r>
      <w:r w:rsidR="000E13E9">
        <w:rPr>
          <w:rFonts w:hint="eastAsia"/>
        </w:rPr>
        <w:t>2</w:t>
      </w:r>
      <w:r w:rsidRPr="001B33B9">
        <w:rPr>
          <w:rFonts w:hint="eastAsia"/>
        </w:rPr>
        <w:t>.1.1</w:t>
      </w:r>
      <w:r w:rsidRPr="001B33B9">
        <w:rPr>
          <w:rFonts w:hint="eastAsia"/>
        </w:rPr>
        <w:t>按照右图所示的传动方案，选用标准直齿圆柱齿轮传动，压力角取</w:t>
      </w:r>
      <w:r w:rsidRPr="001B33B9">
        <w:rPr>
          <w:rFonts w:hint="eastAsia"/>
        </w:rPr>
        <w:t>20</w:t>
      </w:r>
      <w:r w:rsidRPr="001B33B9">
        <w:rPr>
          <w:rFonts w:hint="eastAsia"/>
        </w:rPr>
        <w:t>度</w:t>
      </w:r>
    </w:p>
    <w:p w14:paraId="669CBDC8" w14:textId="52C01576" w:rsidR="008A6B6A" w:rsidRDefault="008A6B6A" w:rsidP="008A6B6A">
      <w:r w:rsidRPr="001B33B9">
        <w:rPr>
          <w:rFonts w:hint="eastAsia"/>
        </w:rPr>
        <w:t>3.</w:t>
      </w:r>
      <w:r w:rsidR="000E13E9">
        <w:rPr>
          <w:rFonts w:hint="eastAsia"/>
        </w:rPr>
        <w:t>2</w:t>
      </w:r>
      <w:r w:rsidRPr="001B33B9">
        <w:rPr>
          <w:rFonts w:hint="eastAsia"/>
        </w:rPr>
        <w:t>.1.2</w:t>
      </w:r>
      <w:r>
        <w:rPr>
          <w:rFonts w:hint="eastAsia"/>
        </w:rPr>
        <w:t>带式胶带输送机为一般的工作机器，所以选用一般减速器的精度等级，选用</w:t>
      </w:r>
      <w:r>
        <w:rPr>
          <w:rFonts w:hint="eastAsia"/>
        </w:rPr>
        <w:t>7</w:t>
      </w:r>
      <w:r>
        <w:rPr>
          <w:rFonts w:hint="eastAsia"/>
        </w:rPr>
        <w:t>级精度</w:t>
      </w:r>
    </w:p>
    <w:p w14:paraId="262984CA" w14:textId="6F4E071B" w:rsidR="008A6B6A" w:rsidRDefault="008A6B6A" w:rsidP="008A6B6A">
      <w:r>
        <w:rPr>
          <w:rFonts w:hint="eastAsia"/>
        </w:rPr>
        <w:t>3.</w:t>
      </w:r>
      <w:r w:rsidR="000E13E9">
        <w:rPr>
          <w:rFonts w:hint="eastAsia"/>
        </w:rPr>
        <w:t>2</w:t>
      </w:r>
      <w:r>
        <w:rPr>
          <w:rFonts w:hint="eastAsia"/>
        </w:rPr>
        <w:t>.1.3</w:t>
      </w:r>
      <w:r>
        <w:rPr>
          <w:rFonts w:hint="eastAsia"/>
        </w:rPr>
        <w:t>材料选择</w:t>
      </w:r>
    </w:p>
    <w:p w14:paraId="21D7F8C6" w14:textId="1B1016B7" w:rsidR="008A6B6A" w:rsidRPr="001B33B9" w:rsidRDefault="008A6B6A" w:rsidP="008A6B6A">
      <w:r>
        <w:tab/>
      </w:r>
      <w:r>
        <w:rPr>
          <w:rFonts w:hint="eastAsia"/>
        </w:rPr>
        <w:t>由下方图表选择小齿轮为</w:t>
      </w:r>
      <w:bookmarkStart w:id="9" w:name="OLE_LINK10"/>
      <w:r w:rsidR="003D7B05">
        <w:rPr>
          <w:rFonts w:hint="eastAsia"/>
        </w:rPr>
        <w:t>40</w:t>
      </w:r>
      <w:r>
        <w:rPr>
          <w:rFonts w:hint="eastAsia"/>
        </w:rPr>
        <w:t>c</w:t>
      </w:r>
      <w:r w:rsidR="003D7B05">
        <w:rPr>
          <w:rFonts w:hint="eastAsia"/>
        </w:rPr>
        <w:t>r</w:t>
      </w:r>
      <w:r w:rsidR="003D7B05">
        <w:rPr>
          <w:rFonts w:hint="eastAsia"/>
        </w:rPr>
        <w:t>（调制</w:t>
      </w:r>
      <w:r>
        <w:rPr>
          <w:rFonts w:hint="eastAsia"/>
        </w:rPr>
        <w:t>）</w:t>
      </w:r>
      <w:bookmarkEnd w:id="9"/>
      <w:r>
        <w:rPr>
          <w:rFonts w:hint="eastAsia"/>
        </w:rPr>
        <w:t>齿面硬度为</w:t>
      </w:r>
      <w:r w:rsidR="00023D1E">
        <w:rPr>
          <w:rFonts w:hint="eastAsia"/>
        </w:rPr>
        <w:t>280</w:t>
      </w:r>
      <w:r>
        <w:rPr>
          <w:rFonts w:hint="eastAsia"/>
        </w:rPr>
        <w:t>HBW</w:t>
      </w:r>
      <w:r>
        <w:rPr>
          <w:rFonts w:hint="eastAsia"/>
        </w:rPr>
        <w:t>大齿轮选择为</w:t>
      </w:r>
      <w:r>
        <w:rPr>
          <w:rFonts w:hint="eastAsia"/>
        </w:rPr>
        <w:t>45</w:t>
      </w:r>
      <w:r>
        <w:rPr>
          <w:rFonts w:hint="eastAsia"/>
        </w:rPr>
        <w:t>钢（调制</w:t>
      </w:r>
      <w:r w:rsidR="00023D1E">
        <w:rPr>
          <w:rFonts w:hint="eastAsia"/>
        </w:rPr>
        <w:t>）</w:t>
      </w:r>
      <w:r>
        <w:rPr>
          <w:rFonts w:hint="eastAsia"/>
        </w:rPr>
        <w:t>齿面硬度为</w:t>
      </w:r>
      <w:r w:rsidR="00023D1E">
        <w:rPr>
          <w:rFonts w:hint="eastAsia"/>
        </w:rPr>
        <w:t>240</w:t>
      </w:r>
      <w:r>
        <w:rPr>
          <w:rFonts w:hint="eastAsia"/>
        </w:rPr>
        <w:t>HBW.</w:t>
      </w:r>
    </w:p>
    <w:p w14:paraId="541BB639" w14:textId="4615AC67" w:rsidR="008A6B6A" w:rsidRDefault="008A6B6A" w:rsidP="008A6B6A">
      <w:r>
        <w:rPr>
          <w:rFonts w:hint="eastAsia"/>
        </w:rPr>
        <w:t>3.</w:t>
      </w:r>
      <w:r w:rsidR="000E13E9">
        <w:rPr>
          <w:rFonts w:hint="eastAsia"/>
        </w:rPr>
        <w:t>2</w:t>
      </w:r>
      <w:r>
        <w:rPr>
          <w:rFonts w:hint="eastAsia"/>
        </w:rPr>
        <w:t>.1.4</w:t>
      </w:r>
      <w:r>
        <w:rPr>
          <w:rFonts w:hint="eastAsia"/>
        </w:rPr>
        <w:t>初选小齿轮齿数为</w:t>
      </w:r>
      <w:r>
        <w:rPr>
          <w:rFonts w:hint="eastAsia"/>
        </w:rPr>
        <w:t>2</w:t>
      </w:r>
      <w:r w:rsidR="00564A17">
        <w:rPr>
          <w:rFonts w:hint="eastAsia"/>
        </w:rPr>
        <w:t>2</w:t>
      </w:r>
      <w:r>
        <w:rPr>
          <w:rFonts w:hint="eastAsia"/>
        </w:rPr>
        <w:t>齿，大齿轮齿数为</w:t>
      </w:r>
      <w:r>
        <w:rPr>
          <w:rFonts w:hint="eastAsia"/>
        </w:rPr>
        <w:t>110</w:t>
      </w:r>
      <w:r>
        <w:rPr>
          <w:rFonts w:hint="eastAsia"/>
        </w:rPr>
        <w:t>齿</w:t>
      </w:r>
      <w:r>
        <w:rPr>
          <w:rFonts w:hint="eastAsia"/>
        </w:rPr>
        <w:t>z1=25</w:t>
      </w:r>
      <w:r w:rsidR="00564A17">
        <w:rPr>
          <w:rFonts w:hint="eastAsia"/>
        </w:rPr>
        <w:t xml:space="preserve">  </w:t>
      </w:r>
      <w:r>
        <w:t>Z</w:t>
      </w:r>
      <w:r>
        <w:rPr>
          <w:rFonts w:hint="eastAsia"/>
        </w:rPr>
        <w:t>2=110</w:t>
      </w:r>
    </w:p>
    <w:p w14:paraId="388900F6" w14:textId="732B9B57" w:rsidR="00996FAE" w:rsidRDefault="00996FAE" w:rsidP="00996FAE">
      <w:pPr>
        <w:rPr>
          <w:b/>
          <w:bCs/>
          <w:sz w:val="24"/>
        </w:rPr>
      </w:pPr>
      <w:r w:rsidRPr="001B33B9">
        <w:rPr>
          <w:rFonts w:hint="eastAsia"/>
          <w:b/>
          <w:bCs/>
          <w:sz w:val="24"/>
        </w:rPr>
        <w:t>3.</w:t>
      </w:r>
      <w:r>
        <w:rPr>
          <w:rFonts w:hint="eastAsia"/>
          <w:b/>
          <w:bCs/>
          <w:sz w:val="24"/>
        </w:rPr>
        <w:t>2</w:t>
      </w:r>
      <w:r w:rsidRPr="001B33B9">
        <w:rPr>
          <w:rFonts w:hint="eastAsia"/>
          <w:b/>
          <w:bCs/>
          <w:sz w:val="24"/>
        </w:rPr>
        <w:t>.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按齿面接触疲劳强度设计</w:t>
      </w:r>
    </w:p>
    <w:p w14:paraId="35E054EB" w14:textId="44611D7E" w:rsidR="00377E54" w:rsidRPr="00996FAE" w:rsidRDefault="00C74D71" w:rsidP="00AE28F7"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1"/>
            </w:rPr>
            <m:t>t≥3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Cs w:val="2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KHT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ϕd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Cs w:val="2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u+1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u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Cs w:val="21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zHzE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C</m:t>
                              </m:r>
                            </m:sub>
                          </m:sSub>
                        </m:num>
                        <m:den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6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H</m:t>
                              </m:r>
                            </m:e>
                          </m:d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p>
            </m:e>
          </m:rad>
        </m:oMath>
      </m:oMathPara>
    </w:p>
    <w:p w14:paraId="039A1F65" w14:textId="77777777" w:rsidR="00CC65D6" w:rsidRDefault="00CC65D6" w:rsidP="00CC65D6">
      <w:r w:rsidRPr="001972A8">
        <w:rPr>
          <w:b/>
          <w:bCs/>
        </w:rPr>
        <w:t>步骤</w:t>
      </w:r>
      <w:r w:rsidRPr="001972A8">
        <w:rPr>
          <w:b/>
          <w:bCs/>
        </w:rPr>
        <w:t xml:space="preserve"> 1</w:t>
      </w:r>
      <w:r w:rsidRPr="001972A8">
        <w:rPr>
          <w:b/>
          <w:bCs/>
        </w:rPr>
        <w:t>：</w:t>
      </w:r>
      <w:r>
        <w:rPr>
          <w:rFonts w:hint="eastAsia"/>
          <w:b/>
          <w:bCs/>
        </w:rPr>
        <w:t>计算</w:t>
      </w:r>
      <w:proofErr w:type="spellStart"/>
      <w:r>
        <w:rPr>
          <w:rFonts w:hint="eastAsia"/>
          <w:b/>
          <w:bCs/>
        </w:rPr>
        <w:t>KHt</w:t>
      </w:r>
      <w:proofErr w:type="spellEnd"/>
    </w:p>
    <w:p w14:paraId="45DADF21" w14:textId="443EFCD1" w:rsidR="00CD5694" w:rsidRDefault="00CD5694" w:rsidP="00CD5694">
      <w:r>
        <w:rPr>
          <w:rFonts w:hint="eastAsia"/>
        </w:rPr>
        <w:t>确定公式中参数的值试选</w:t>
      </w:r>
      <w:proofErr w:type="spellStart"/>
      <w:r>
        <w:rPr>
          <w:rFonts w:hint="eastAsia"/>
        </w:rPr>
        <w:t>Kht</w:t>
      </w:r>
      <w:proofErr w:type="spellEnd"/>
      <w:r>
        <w:rPr>
          <w:rFonts w:hint="eastAsia"/>
        </w:rPr>
        <w:t>=1.3</w:t>
      </w:r>
    </w:p>
    <w:p w14:paraId="78AED8DD" w14:textId="7825B894" w:rsidR="00CD5694" w:rsidRDefault="00B81EE2" w:rsidP="00CD5694">
      <w:r w:rsidRPr="00B81EE2">
        <w:rPr>
          <w:noProof/>
        </w:rPr>
        <w:drawing>
          <wp:anchor distT="0" distB="0" distL="114300" distR="114300" simplePos="0" relativeHeight="251658281" behindDoc="0" locked="0" layoutInCell="1" allowOverlap="1" wp14:anchorId="27DA9C42" wp14:editId="07A119AE">
            <wp:simplePos x="0" y="0"/>
            <wp:positionH relativeFrom="column">
              <wp:posOffset>1263602</wp:posOffset>
            </wp:positionH>
            <wp:positionV relativeFrom="paragraph">
              <wp:posOffset>14126</wp:posOffset>
            </wp:positionV>
            <wp:extent cx="2441275" cy="221799"/>
            <wp:effectExtent l="0" t="0" r="0" b="6985"/>
            <wp:wrapNone/>
            <wp:docPr id="13560923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275" cy="221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694">
        <w:rPr>
          <w:rFonts w:hint="eastAsia"/>
        </w:rPr>
        <w:t>小齿轮传递扭矩</w:t>
      </w:r>
      <w:r w:rsidR="001D2EF0">
        <w:rPr>
          <w:rFonts w:hint="eastAsia"/>
        </w:rPr>
        <w:t xml:space="preserve"> T3=</w:t>
      </w:r>
    </w:p>
    <w:p w14:paraId="1DC21901" w14:textId="77777777" w:rsidR="009964AA" w:rsidRDefault="009964AA" w:rsidP="009964AA">
      <w:r>
        <w:rPr>
          <w:rFonts w:hint="eastAsia"/>
        </w:rPr>
        <w:t>由表</w:t>
      </w:r>
      <w:r>
        <w:rPr>
          <w:rFonts w:hint="eastAsia"/>
        </w:rPr>
        <w:t>10-8</w:t>
      </w:r>
      <w:r>
        <w:rPr>
          <w:rFonts w:hint="eastAsia"/>
        </w:rPr>
        <w:t>取得齿宽系数</w:t>
      </w:r>
      <m:oMath>
        <m:r>
          <m:rPr>
            <m:sty m:val="bi"/>
          </m:rPr>
          <w:rPr>
            <w:rFonts w:ascii="Cambria Math" w:hAnsi="Cambria Math"/>
            <w:szCs w:val="21"/>
          </w:rPr>
          <m:t>ϕ</m:t>
        </m:r>
        <m:r>
          <m:rPr>
            <m:sty m:val="bi"/>
          </m:rPr>
          <w:rPr>
            <w:rFonts w:ascii="Cambria Math" w:hAnsi="Cambria Math" w:hint="eastAsia"/>
            <w:szCs w:val="21"/>
          </w:rPr>
          <m:t>d</m:t>
        </m:r>
        <m:r>
          <m:rPr>
            <m:sty m:val="bi"/>
          </m:rPr>
          <w:rPr>
            <w:rFonts w:ascii="Cambria Math" w:hAnsi="Cambria Math"/>
            <w:szCs w:val="21"/>
          </w:rPr>
          <m:t>=1</m:t>
        </m:r>
      </m:oMath>
    </w:p>
    <w:p w14:paraId="2D10A0E7" w14:textId="753E94C8" w:rsidR="000279C4" w:rsidRPr="002C036B" w:rsidRDefault="000279C4" w:rsidP="000279C4">
      <w:r w:rsidRPr="001972A8">
        <w:rPr>
          <w:b/>
          <w:bCs/>
        </w:rPr>
        <w:t>步骤</w:t>
      </w:r>
      <w:r w:rsidRPr="001972A8"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>
        <w:rPr>
          <w:rFonts w:hint="eastAsia"/>
        </w:rPr>
        <w:t>计算区域系数</w:t>
      </w:r>
      <w:r w:rsidRPr="002C036B">
        <w:t>ZH</w:t>
      </w:r>
      <w:r w:rsidRPr="002C036B">
        <w:t>是</w:t>
      </w:r>
      <w:r w:rsidRPr="002C036B">
        <w:rPr>
          <w:b/>
          <w:bCs/>
        </w:rPr>
        <w:t>齿轮的节点区域系数</w:t>
      </w:r>
    </w:p>
    <w:p w14:paraId="34179739" w14:textId="7CDEC5C6" w:rsidR="00377E54" w:rsidRPr="000279C4" w:rsidRDefault="00D73BB4" w:rsidP="00AE28F7">
      <w:r w:rsidRPr="002C036B">
        <w:rPr>
          <w:b/>
          <w:bCs/>
          <w:noProof/>
        </w:rPr>
        <w:drawing>
          <wp:anchor distT="0" distB="0" distL="114300" distR="114300" simplePos="0" relativeHeight="251658282" behindDoc="0" locked="0" layoutInCell="1" allowOverlap="1" wp14:anchorId="1EF96BA3" wp14:editId="490A3A6A">
            <wp:simplePos x="0" y="0"/>
            <wp:positionH relativeFrom="margin">
              <wp:posOffset>1771650</wp:posOffset>
            </wp:positionH>
            <wp:positionV relativeFrom="paragraph">
              <wp:posOffset>31750</wp:posOffset>
            </wp:positionV>
            <wp:extent cx="2369185" cy="342900"/>
            <wp:effectExtent l="0" t="0" r="0" b="0"/>
            <wp:wrapNone/>
            <wp:docPr id="1024592137" name="图片 9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11199" name="图片 9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18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38C11F" w14:textId="77777777" w:rsidR="00377E54" w:rsidRDefault="00377E54" w:rsidP="00AE28F7"/>
    <w:p w14:paraId="43F6079D" w14:textId="77777777" w:rsidR="006C2462" w:rsidRPr="001972A8" w:rsidRDefault="006C2462" w:rsidP="006C2462">
      <w:r>
        <w:rPr>
          <w:rFonts w:hint="eastAsia"/>
        </w:rPr>
        <w:t>由表</w:t>
      </w:r>
      <w:r>
        <w:rPr>
          <w:rFonts w:hint="eastAsia"/>
        </w:rPr>
        <w:t>10-6</w:t>
      </w:r>
      <w:r>
        <w:rPr>
          <w:rFonts w:hint="eastAsia"/>
        </w:rPr>
        <w:t>查得材料的弹性影响系数</w:t>
      </w:r>
      <w:r>
        <w:rPr>
          <w:rFonts w:hint="eastAsia"/>
        </w:rPr>
        <w:t>ZE=189.8Mpa</w:t>
      </w:r>
    </w:p>
    <w:p w14:paraId="478435E8" w14:textId="77777777" w:rsidR="003749E6" w:rsidRPr="001972A8" w:rsidRDefault="003749E6" w:rsidP="003749E6">
      <w:pPr>
        <w:rPr>
          <w:b/>
          <w:bCs/>
        </w:rPr>
      </w:pPr>
      <w:r w:rsidRPr="001972A8">
        <w:rPr>
          <w:b/>
          <w:bCs/>
        </w:rPr>
        <w:t>步骤</w:t>
      </w:r>
      <w:r w:rsidRPr="001972A8">
        <w:rPr>
          <w:b/>
          <w:bCs/>
        </w:rPr>
        <w:t xml:space="preserve"> </w:t>
      </w:r>
      <w:r>
        <w:rPr>
          <w:rFonts w:hint="eastAsia"/>
          <w:b/>
          <w:bCs/>
        </w:rPr>
        <w:t>3</w:t>
      </w:r>
      <w:r w:rsidRPr="001972A8">
        <w:rPr>
          <w:b/>
          <w:bCs/>
        </w:rPr>
        <w:t>：计算重合度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</w:p>
    <w:p w14:paraId="71E11745" w14:textId="77777777" w:rsidR="000F1280" w:rsidRDefault="000F1280" w:rsidP="000F1280">
      <w:r w:rsidRPr="00E61D0B">
        <w:rPr>
          <w:noProof/>
        </w:rPr>
        <w:drawing>
          <wp:anchor distT="0" distB="0" distL="114300" distR="114300" simplePos="0" relativeHeight="251658283" behindDoc="0" locked="0" layoutInCell="1" allowOverlap="1" wp14:anchorId="6346B411" wp14:editId="2A76CFB6">
            <wp:simplePos x="0" y="0"/>
            <wp:positionH relativeFrom="margin">
              <wp:align>left</wp:align>
            </wp:positionH>
            <wp:positionV relativeFrom="paragraph">
              <wp:posOffset>291177</wp:posOffset>
            </wp:positionV>
            <wp:extent cx="3183147" cy="308874"/>
            <wp:effectExtent l="0" t="0" r="0" b="0"/>
            <wp:wrapNone/>
            <wp:docPr id="2235817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147" cy="30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72A8">
        <w:t>标准渐开线直齿圆柱齿轮的重合度公式为：</w:t>
      </w:r>
    </w:p>
    <w:p w14:paraId="28023DC3" w14:textId="77777777" w:rsidR="00377E54" w:rsidRPr="000F1280" w:rsidRDefault="00377E54" w:rsidP="00AE28F7"/>
    <w:p w14:paraId="46D30E57" w14:textId="77777777" w:rsidR="00377E54" w:rsidRDefault="00377E54" w:rsidP="00AE28F7"/>
    <w:p w14:paraId="27A87A17" w14:textId="4C4BA510" w:rsidR="00377E54" w:rsidRDefault="00161D75" w:rsidP="00AE28F7">
      <w:r w:rsidRPr="00E61D0B">
        <w:t>其中：</w:t>
      </w:r>
      <w:r>
        <w:rPr>
          <w:rFonts w:hint="eastAsia"/>
        </w:rPr>
        <w:t xml:space="preserve">z1=22  z2=110  </w:t>
      </w:r>
      <m:oMath>
        <m:r>
          <w:rPr>
            <w:rFonts w:ascii="Cambria Math" w:hAnsi="Cambria Math"/>
          </w:rPr>
          <m:t>α=20</m:t>
        </m:r>
        <m:r>
          <w:rPr>
            <w:rFonts w:ascii="Cambria Math" w:hAnsi="Cambria Math" w:hint="eastAsia"/>
          </w:rPr>
          <m:t>°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>
        <w:rPr>
          <w:rFonts w:hint="eastAsia"/>
        </w:rPr>
        <w:t xml:space="preserve">   </w:t>
      </w:r>
      <w:r w:rsidRPr="00A3274F">
        <w:t>为小、大齿轮的</w:t>
      </w:r>
      <w:r w:rsidRPr="00A3274F">
        <w:rPr>
          <w:b/>
          <w:bCs/>
        </w:rPr>
        <w:t>齿顶圆压力角</w:t>
      </w:r>
      <w:r w:rsidRPr="00A3274F">
        <w:t>，需先计算齿顶高系数</w:t>
      </w:r>
      <w:r w:rsidRPr="00A3274F">
        <w:rPr>
          <w:i/>
          <w:iCs/>
        </w:rPr>
        <w:t>ha</w:t>
      </w:r>
      <w:r w:rsidRPr="00A3274F">
        <w:rPr>
          <w:rFonts w:ascii="Cambria Math" w:hAnsi="Cambria Math" w:cs="Cambria Math"/>
        </w:rPr>
        <w:t>∗</w:t>
      </w:r>
      <w:r>
        <w:rPr>
          <w:rFonts w:hint="eastAsia"/>
        </w:rPr>
        <w:t>=1</w:t>
      </w:r>
      <w:r w:rsidRPr="00A3274F">
        <w:t>（标准齿轮），齿顶高</w:t>
      </w:r>
      <w:r w:rsidRPr="00A3274F">
        <w:t>ha=ha*m</w:t>
      </w:r>
    </w:p>
    <w:p w14:paraId="4CC41172" w14:textId="46974985" w:rsidR="001433BB" w:rsidRDefault="00856519" w:rsidP="001433BB">
      <w:r w:rsidRPr="003633B9">
        <w:rPr>
          <w:noProof/>
        </w:rPr>
        <w:drawing>
          <wp:anchor distT="0" distB="0" distL="114300" distR="114300" simplePos="0" relativeHeight="251658286" behindDoc="0" locked="0" layoutInCell="1" allowOverlap="1" wp14:anchorId="2444DAD6" wp14:editId="334D4C92">
            <wp:simplePos x="0" y="0"/>
            <wp:positionH relativeFrom="margin">
              <wp:posOffset>2622430</wp:posOffset>
            </wp:positionH>
            <wp:positionV relativeFrom="paragraph">
              <wp:posOffset>15815</wp:posOffset>
            </wp:positionV>
            <wp:extent cx="2053087" cy="387255"/>
            <wp:effectExtent l="0" t="0" r="4445" b="0"/>
            <wp:wrapNone/>
            <wp:docPr id="1042085715" name="图片 5" descr="图示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88286" name="图片 5" descr="图示,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087" cy="38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3BB" w:rsidRPr="00B4265B">
        <w:rPr>
          <w:noProof/>
        </w:rPr>
        <w:drawing>
          <wp:anchor distT="0" distB="0" distL="114300" distR="114300" simplePos="0" relativeHeight="251658284" behindDoc="0" locked="0" layoutInCell="1" allowOverlap="1" wp14:anchorId="6954E4BB" wp14:editId="78D7D304">
            <wp:simplePos x="0" y="0"/>
            <wp:positionH relativeFrom="column">
              <wp:posOffset>711152</wp:posOffset>
            </wp:positionH>
            <wp:positionV relativeFrom="paragraph">
              <wp:posOffset>16342</wp:posOffset>
            </wp:positionV>
            <wp:extent cx="1406106" cy="254723"/>
            <wp:effectExtent l="0" t="0" r="3810" b="0"/>
            <wp:wrapNone/>
            <wp:docPr id="11839392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106" cy="25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3BB" w:rsidRPr="00B4265B">
        <w:t>齿顶圆半径</w:t>
      </w:r>
      <w:r w:rsidR="001433BB">
        <w:rPr>
          <w:rFonts w:hint="eastAsia"/>
        </w:rPr>
        <w:t xml:space="preserve">                       </w:t>
      </w:r>
      <w:r w:rsidR="001433BB" w:rsidRPr="00B4265B">
        <w:t>因此</w:t>
      </w:r>
    </w:p>
    <w:p w14:paraId="18DE25FF" w14:textId="5F309F50" w:rsidR="001433BB" w:rsidRDefault="001433BB" w:rsidP="001433BB">
      <w:r w:rsidRPr="00855253">
        <w:rPr>
          <w:noProof/>
        </w:rPr>
        <w:drawing>
          <wp:anchor distT="0" distB="0" distL="114300" distR="114300" simplePos="0" relativeHeight="251658285" behindDoc="0" locked="0" layoutInCell="1" allowOverlap="1" wp14:anchorId="0AC72EAD" wp14:editId="39FB48EC">
            <wp:simplePos x="0" y="0"/>
            <wp:positionH relativeFrom="column">
              <wp:posOffset>374806</wp:posOffset>
            </wp:positionH>
            <wp:positionV relativeFrom="paragraph">
              <wp:posOffset>181023</wp:posOffset>
            </wp:positionV>
            <wp:extent cx="845389" cy="244461"/>
            <wp:effectExtent l="0" t="0" r="0" b="3810"/>
            <wp:wrapNone/>
            <wp:docPr id="1966352797" name="图片 6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42793" name="图片 6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389" cy="244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646A7A" w14:textId="77777777" w:rsidR="001433BB" w:rsidRDefault="001433BB" w:rsidP="001433BB">
      <w:r w:rsidRPr="003633B9">
        <w:t>同理：</w:t>
      </w:r>
    </w:p>
    <w:p w14:paraId="30557EB2" w14:textId="681F4BCA" w:rsidR="001433BB" w:rsidRDefault="001433BB" w:rsidP="001433BB">
      <w:r w:rsidRPr="00F705ED">
        <w:t>代入</w:t>
      </w:r>
      <w:r>
        <w:rPr>
          <w:rFonts w:hint="eastAsia"/>
        </w:rPr>
        <w:t>z1=2</w:t>
      </w:r>
      <w:r w:rsidR="00856519">
        <w:rPr>
          <w:rFonts w:hint="eastAsia"/>
        </w:rPr>
        <w:t>2</w:t>
      </w:r>
      <w:r>
        <w:rPr>
          <w:rFonts w:hint="eastAsia"/>
        </w:rPr>
        <w:t xml:space="preserve">  z2=110  </w:t>
      </w:r>
      <m:oMath>
        <m:r>
          <w:rPr>
            <w:rFonts w:ascii="Cambria Math" w:hAnsi="Cambria Math"/>
          </w:rPr>
          <m:t>α=20</m:t>
        </m:r>
        <m:r>
          <w:rPr>
            <w:rFonts w:ascii="Cambria Math" w:hAnsi="Cambria Math" w:hint="eastAsia"/>
          </w:rPr>
          <m:t>°</m:t>
        </m:r>
      </m:oMath>
      <w:r>
        <w:rPr>
          <w:rFonts w:hint="eastAsia"/>
        </w:rPr>
        <w:t xml:space="preserve"> </w:t>
      </w:r>
    </w:p>
    <w:p w14:paraId="661D7BC8" w14:textId="6C3EAB39" w:rsidR="00377E54" w:rsidRPr="00DD59DE" w:rsidRDefault="001433BB" w:rsidP="00AE28F7">
      <w:r w:rsidRPr="00F705ED">
        <w:t>小齿轮齿顶圆压力角：</w:t>
      </w:r>
      <w:r>
        <w:rPr>
          <w:rFonts w:hint="eastAsia"/>
        </w:rPr>
        <w:t xml:space="preserve"> </w:t>
      </w:r>
      <w:r w:rsidR="00DD59DE">
        <w:rPr>
          <w:rFonts w:hint="eastAsia"/>
        </w:rPr>
        <w:t xml:space="preserve">                          </w:t>
      </w:r>
      <w:r w:rsidR="00DD59DE" w:rsidRPr="00986D79">
        <w:t>大齿轮齿顶圆压力角：</w:t>
      </w:r>
    </w:p>
    <w:tbl>
      <w:tblPr>
        <w:tblpPr w:leftFromText="180" w:rightFromText="180" w:vertAnchor="page" w:horzAnchor="margin" w:tblpY="13324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385C95" w14:paraId="62401799" w14:textId="77777777" w:rsidTr="00385C95">
        <w:trPr>
          <w:cantSplit/>
          <w:trHeight w:val="2400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BAB7" w14:textId="726064FD" w:rsidR="00385C95" w:rsidRPr="00AE28F7" w:rsidRDefault="00385C95" w:rsidP="00385C95">
            <w:pPr>
              <w:jc w:val="center"/>
              <w:rPr>
                <w:rFonts w:ascii="黑体" w:eastAsia="黑体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00" behindDoc="0" locked="0" layoutInCell="1" allowOverlap="1" wp14:anchorId="5BBA9700" wp14:editId="529C5680">
                      <wp:simplePos x="0" y="0"/>
                      <wp:positionH relativeFrom="margin">
                        <wp:posOffset>3112660</wp:posOffset>
                      </wp:positionH>
                      <wp:positionV relativeFrom="paragraph">
                        <wp:posOffset>176033</wp:posOffset>
                      </wp:positionV>
                      <wp:extent cx="2451100" cy="883920"/>
                      <wp:effectExtent l="0" t="0" r="0" b="0"/>
                      <wp:wrapNone/>
                      <wp:docPr id="42943713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51100" cy="883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EF09CA" w14:textId="77777777" w:rsidR="00385C95" w:rsidRDefault="00385C95" w:rsidP="00385C95">
                                  <w:r>
                                    <w:rPr>
                                      <w:rFonts w:hint="eastAsia"/>
                                    </w:rPr>
                                    <w:t>Kht=1.3</w:t>
                                  </w:r>
                                </w:p>
                                <w:p w14:paraId="50575EFA" w14:textId="77777777" w:rsidR="00385C95" w:rsidRPr="00EF6AC2" w:rsidRDefault="00385C95" w:rsidP="00385C95"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ϕ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hint="eastAsia"/>
                                          <w:szCs w:val="21"/>
                                        </w:rPr>
                                        <m:t>d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=1</m:t>
                                      </m:r>
                                    </m:oMath>
                                  </m:oMathPara>
                                </w:p>
                                <w:p w14:paraId="42E3796F" w14:textId="1344AD99" w:rsidR="00385C95" w:rsidRDefault="00385C95" w:rsidP="00385C95">
                                  <w:r w:rsidRPr="008F4AD7">
                                    <w:t>Z</w:t>
                                  </w:r>
                                  <w:r w:rsidR="0098552E">
                                    <w:rPr>
                                      <w:rFonts w:hint="eastAsia"/>
                                    </w:rPr>
                                    <w:t>H</w:t>
                                  </w:r>
                                  <w:r w:rsidRPr="008F4AD7">
                                    <w:t>=2.495</w:t>
                                  </w:r>
                                </w:p>
                                <w:p w14:paraId="2BB65E48" w14:textId="77777777" w:rsidR="00385C95" w:rsidRPr="001972A8" w:rsidRDefault="00385C95" w:rsidP="00385C95">
                                  <w:r>
                                    <w:rPr>
                                      <w:rFonts w:hint="eastAsia"/>
                                    </w:rPr>
                                    <w:t>ZE=189.8Mpa</w:t>
                                  </w:r>
                                </w:p>
                                <w:p w14:paraId="0E4BCA86" w14:textId="77777777" w:rsidR="00385C95" w:rsidRPr="000B32D8" w:rsidRDefault="00385C95" w:rsidP="00385C95">
                                  <w:r w:rsidRPr="007B3212">
                                    <w:rPr>
                                      <w:rFonts w:hint="eastAsia"/>
                                    </w:rPr>
                                    <w:t>T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3=3.6*10^3N*mm</w:t>
                                  </w:r>
                                </w:p>
                                <w:p w14:paraId="0CA52C68" w14:textId="77777777" w:rsidR="00385C95" w:rsidRDefault="00385C95" w:rsidP="00385C95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BBA9700" id="_x0000_s1027" type="#_x0000_t202" style="position:absolute;left:0;text-align:left;margin-left:245.1pt;margin-top:13.85pt;width:193pt;height:69.6pt;z-index:2516583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" filled="f" stroked="f">
                      <v:textbox style="mso-fit-shape-to-text:t">
                        <w:txbxContent>
                          <w:p w14:paraId="3FEF09CA" w14:textId="77777777" w:rsidR="00385C95" w:rsidRDefault="00385C95" w:rsidP="00385C95">
                            <w:proofErr w:type="spellStart"/>
                            <w:r>
                              <w:rPr>
                                <w:rFonts w:hint="eastAsia"/>
                              </w:rPr>
                              <w:t>Kht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=1.3</w:t>
                            </w:r>
                          </w:p>
                          <w:p w14:paraId="50575EFA" w14:textId="77777777" w:rsidR="00385C95" w:rsidRPr="00EF6AC2" w:rsidRDefault="00385C95" w:rsidP="00385C95"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1"/>
                                  </w:rPr>
                                  <m:t>ϕ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hint="eastAsia"/>
                                    <w:szCs w:val="21"/>
                                  </w:rPr>
                                  <m:t>d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1"/>
                                  </w:rPr>
                                  <m:t>=1</m:t>
                                </m:r>
                              </m:oMath>
                            </m:oMathPara>
                          </w:p>
                          <w:p w14:paraId="42E3796F" w14:textId="1344AD99" w:rsidR="00385C95" w:rsidRDefault="00385C95" w:rsidP="00385C95">
                            <w:r w:rsidRPr="008F4AD7">
                              <w:t>Z</w:t>
                            </w:r>
                            <w:r w:rsidR="0098552E">
                              <w:rPr>
                                <w:rFonts w:hint="eastAsia"/>
                              </w:rPr>
                              <w:t>H</w:t>
                            </w:r>
                            <w:r w:rsidRPr="008F4AD7">
                              <w:t>=2.495</w:t>
                            </w:r>
                          </w:p>
                          <w:p w14:paraId="2BB65E48" w14:textId="77777777" w:rsidR="00385C95" w:rsidRPr="001972A8" w:rsidRDefault="00385C95" w:rsidP="00385C95">
                            <w:r>
                              <w:rPr>
                                <w:rFonts w:hint="eastAsia"/>
                              </w:rPr>
                              <w:t>ZE=189.8Mpa</w:t>
                            </w:r>
                          </w:p>
                          <w:p w14:paraId="0E4BCA86" w14:textId="77777777" w:rsidR="00385C95" w:rsidRPr="000B32D8" w:rsidRDefault="00385C95" w:rsidP="00385C95">
                            <w:r w:rsidRPr="007B3212">
                              <w:rPr>
                                <w:rFonts w:hint="eastAsia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</w:rPr>
                              <w:t>3=3.6*10^3N*mm</w:t>
                            </w:r>
                          </w:p>
                          <w:p w14:paraId="0CA52C68" w14:textId="77777777" w:rsidR="00385C95" w:rsidRDefault="00385C95" w:rsidP="00385C95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6CCEDF36" w14:textId="0146CF4E" w:rsidR="00385C95" w:rsidRDefault="00385C95" w:rsidP="00385C95">
            <w:r>
              <w:rPr>
                <w:rFonts w:hint="eastAsia"/>
              </w:rPr>
              <w:t>小齿轮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材料</w:t>
            </w:r>
            <w:r>
              <w:rPr>
                <w:rFonts w:hint="eastAsia"/>
              </w:rPr>
              <w:t>40cr</w:t>
            </w:r>
            <w:r>
              <w:rPr>
                <w:rFonts w:hint="eastAsia"/>
              </w:rPr>
              <w:t>（调制）</w:t>
            </w:r>
          </w:p>
          <w:p w14:paraId="57560790" w14:textId="097CDE22" w:rsidR="00385C95" w:rsidRDefault="00385C95" w:rsidP="00385C95">
            <w:r>
              <w:rPr>
                <w:rFonts w:ascii="黑体" w:eastAsia="黑体" w:hint="eastAsia"/>
                <w:b/>
                <w:bCs/>
                <w:szCs w:val="32"/>
              </w:rPr>
              <w:t xml:space="preserve">       </w:t>
            </w:r>
            <w:r>
              <w:rPr>
                <w:rFonts w:hint="eastAsia"/>
              </w:rPr>
              <w:t>初选轮齿数为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齿</w:t>
            </w:r>
            <w:r>
              <w:rPr>
                <w:rFonts w:hint="eastAsia"/>
              </w:rPr>
              <w:t xml:space="preserve">  z1=22</w:t>
            </w:r>
          </w:p>
          <w:p w14:paraId="1A6CFD5A" w14:textId="693D5E88" w:rsidR="00385C95" w:rsidRPr="008A2144" w:rsidRDefault="00385C95" w:rsidP="00385C95">
            <w:pPr>
              <w:rPr>
                <w:rFonts w:ascii="黑体" w:eastAsia="黑体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99" behindDoc="0" locked="0" layoutInCell="1" allowOverlap="1" wp14:anchorId="4FD6215F" wp14:editId="4B98B27E">
                      <wp:simplePos x="0" y="0"/>
                      <wp:positionH relativeFrom="column">
                        <wp:posOffset>-73135</wp:posOffset>
                      </wp:positionH>
                      <wp:positionV relativeFrom="paragraph">
                        <wp:posOffset>238816</wp:posOffset>
                      </wp:positionV>
                      <wp:extent cx="2451100" cy="883920"/>
                      <wp:effectExtent l="0" t="0" r="0" b="2540"/>
                      <wp:wrapNone/>
                      <wp:docPr id="924280272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51100" cy="883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FFE9DE" w14:textId="77777777" w:rsidR="00385C95" w:rsidRDefault="00385C95" w:rsidP="00385C95">
                                  <w:r>
                                    <w:rPr>
                                      <w:rFonts w:hint="eastAsia"/>
                                    </w:rPr>
                                    <w:t>大齿轮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材料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45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钢（调制）</w:t>
                                  </w:r>
                                </w:p>
                                <w:p w14:paraId="6CBBBDCB" w14:textId="77777777" w:rsidR="00385C95" w:rsidRDefault="00385C95" w:rsidP="00385C95">
                                  <w:r>
                                    <w:rPr>
                                      <w:rFonts w:hint="eastAsia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初选齿数为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110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齿</w:t>
                                  </w:r>
                                  <w:r>
                                    <w:t>Z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2=110</w:t>
                                  </w:r>
                                </w:p>
                                <w:p w14:paraId="796D04E9" w14:textId="77777777" w:rsidR="00385C95" w:rsidRDefault="00385C95" w:rsidP="00385C95">
                                  <w:r>
                                    <w:rPr>
                                      <w:rFonts w:hint="eastAsia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表面硬度为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240HBW</w:t>
                                  </w:r>
                                </w:p>
                                <w:p w14:paraId="66625BB3" w14:textId="77777777" w:rsidR="00385C95" w:rsidRDefault="00385C95" w:rsidP="00385C95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FD6215F" id="_x0000_s1028" type="#_x0000_t202" style="position:absolute;left:0;text-align:left;margin-left:-5.75pt;margin-top:18.8pt;width:193pt;height:69.6pt;z-index:25165829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" filled="f" stroked="f">
                      <v:textbox style="mso-fit-shape-to-text:t">
                        <w:txbxContent>
                          <w:p w14:paraId="58FFE9DE" w14:textId="77777777" w:rsidR="00385C95" w:rsidRDefault="00385C95" w:rsidP="00385C95">
                            <w:r>
                              <w:rPr>
                                <w:rFonts w:hint="eastAsia"/>
                              </w:rPr>
                              <w:t>大齿轮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材料</w:t>
                            </w:r>
                            <w:r>
                              <w:rPr>
                                <w:rFonts w:hint="eastAsia"/>
                              </w:rPr>
                              <w:t>45</w:t>
                            </w:r>
                            <w:r>
                              <w:rPr>
                                <w:rFonts w:hint="eastAsia"/>
                              </w:rPr>
                              <w:t>钢（调制）</w:t>
                            </w:r>
                          </w:p>
                          <w:p w14:paraId="6CBBBDCB" w14:textId="77777777" w:rsidR="00385C95" w:rsidRDefault="00385C95" w:rsidP="00385C95">
                            <w:r>
                              <w:rPr>
                                <w:rFonts w:hint="eastAsia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</w:rPr>
                              <w:t>初选齿数为</w:t>
                            </w:r>
                            <w:r>
                              <w:rPr>
                                <w:rFonts w:hint="eastAsia"/>
                              </w:rPr>
                              <w:t>110</w:t>
                            </w:r>
                            <w:r>
                              <w:rPr>
                                <w:rFonts w:hint="eastAsia"/>
                              </w:rPr>
                              <w:t>齿</w:t>
                            </w:r>
                            <w:r>
                              <w:t>Z</w:t>
                            </w:r>
                            <w:r>
                              <w:rPr>
                                <w:rFonts w:hint="eastAsia"/>
                              </w:rPr>
                              <w:t>2=110</w:t>
                            </w:r>
                          </w:p>
                          <w:p w14:paraId="796D04E9" w14:textId="77777777" w:rsidR="00385C95" w:rsidRDefault="00385C95" w:rsidP="00385C95">
                            <w:r>
                              <w:rPr>
                                <w:rFonts w:hint="eastAsia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</w:rPr>
                              <w:t>表面硬度为</w:t>
                            </w:r>
                            <w:r>
                              <w:rPr>
                                <w:rFonts w:hint="eastAsia"/>
                              </w:rPr>
                              <w:t>240HBW</w:t>
                            </w:r>
                          </w:p>
                          <w:p w14:paraId="66625BB3" w14:textId="77777777" w:rsidR="00385C95" w:rsidRDefault="00385C95" w:rsidP="00385C95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表面硬度为</w:t>
            </w:r>
            <w:r>
              <w:rPr>
                <w:rFonts w:hint="eastAsia"/>
              </w:rPr>
              <w:t>280HBW</w:t>
            </w:r>
            <w:r>
              <w:rPr>
                <w:noProof/>
              </w:rPr>
              <w:t xml:space="preserve"> </w:t>
            </w:r>
          </w:p>
        </w:tc>
      </w:tr>
    </w:tbl>
    <w:p w14:paraId="1026F941" w14:textId="24F45168" w:rsidR="00377E54" w:rsidRDefault="00DD59DE" w:rsidP="00AE28F7">
      <w:r w:rsidRPr="005F338A">
        <w:rPr>
          <w:noProof/>
        </w:rPr>
        <w:drawing>
          <wp:anchor distT="0" distB="0" distL="114300" distR="114300" simplePos="0" relativeHeight="251658287" behindDoc="0" locked="0" layoutInCell="1" allowOverlap="1" wp14:anchorId="681B5F9F" wp14:editId="760A1501">
            <wp:simplePos x="0" y="0"/>
            <wp:positionH relativeFrom="column">
              <wp:posOffset>2867780</wp:posOffset>
            </wp:positionH>
            <wp:positionV relativeFrom="paragraph">
              <wp:posOffset>105350</wp:posOffset>
            </wp:positionV>
            <wp:extent cx="2596551" cy="613003"/>
            <wp:effectExtent l="0" t="0" r="0" b="0"/>
            <wp:wrapNone/>
            <wp:docPr id="89590539" name="图片 4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0539" name="图片 4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51" cy="613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64423" w:rsidRPr="00764423">
        <w:rPr>
          <w:noProof/>
        </w:rPr>
        <w:drawing>
          <wp:inline distT="0" distB="0" distL="0" distR="0" wp14:anchorId="6B39131F" wp14:editId="62917E07">
            <wp:extent cx="2536166" cy="604182"/>
            <wp:effectExtent l="0" t="0" r="0" b="5715"/>
            <wp:docPr id="1145934608" name="图片 3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34608" name="图片 3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023" cy="612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10231" w14:textId="77777777" w:rsidR="00DD59DE" w:rsidRDefault="00DD59DE" w:rsidP="00DD59DE"/>
    <w:p w14:paraId="52924DF5" w14:textId="21B48F13" w:rsidR="003F74C2" w:rsidRDefault="003F74C2" w:rsidP="003F74C2">
      <w:r w:rsidRPr="00986D79">
        <w:t>再代入重合度公式：</w:t>
      </w:r>
    </w:p>
    <w:p w14:paraId="0200C7F4" w14:textId="4A60EF0E" w:rsidR="00D96788" w:rsidRDefault="00D0281D" w:rsidP="00D96788">
      <w:r w:rsidRPr="00D0281D">
        <w:rPr>
          <w:noProof/>
        </w:rPr>
        <w:drawing>
          <wp:anchor distT="0" distB="0" distL="114300" distR="114300" simplePos="0" relativeHeight="251658288" behindDoc="0" locked="0" layoutInCell="1" allowOverlap="1" wp14:anchorId="13C56163" wp14:editId="6CAEE292">
            <wp:simplePos x="0" y="0"/>
            <wp:positionH relativeFrom="margin">
              <wp:posOffset>707366</wp:posOffset>
            </wp:positionH>
            <wp:positionV relativeFrom="paragraph">
              <wp:posOffset>18834</wp:posOffset>
            </wp:positionV>
            <wp:extent cx="3476445" cy="205965"/>
            <wp:effectExtent l="0" t="0" r="0" b="3810"/>
            <wp:wrapNone/>
            <wp:docPr id="11784612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445" cy="2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97BD39" w14:textId="43F31108" w:rsidR="00CA738A" w:rsidRDefault="00BF7B41" w:rsidP="00CA738A">
      <w:r w:rsidRPr="00BF7B41">
        <w:rPr>
          <w:noProof/>
        </w:rPr>
        <w:drawing>
          <wp:anchor distT="0" distB="0" distL="114300" distR="114300" simplePos="0" relativeHeight="251658289" behindDoc="0" locked="0" layoutInCell="1" allowOverlap="1" wp14:anchorId="51B69C31" wp14:editId="34CCE5C9">
            <wp:simplePos x="0" y="0"/>
            <wp:positionH relativeFrom="margin">
              <wp:posOffset>1026160</wp:posOffset>
            </wp:positionH>
            <wp:positionV relativeFrom="paragraph">
              <wp:posOffset>26035</wp:posOffset>
            </wp:positionV>
            <wp:extent cx="2527300" cy="824230"/>
            <wp:effectExtent l="0" t="0" r="6350" b="0"/>
            <wp:wrapNone/>
            <wp:docPr id="514755384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55384" name="图片 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738A" w:rsidRPr="00685BD5">
        <w:t>计算正切值：</w:t>
      </w:r>
      <w:r w:rsidR="00CA738A">
        <w:rPr>
          <w:rFonts w:hint="eastAsia"/>
        </w:rPr>
        <w:t xml:space="preserve"> </w:t>
      </w:r>
    </w:p>
    <w:p w14:paraId="01971B9A" w14:textId="3FB5FE8C" w:rsidR="00377E54" w:rsidRDefault="00377E54" w:rsidP="00AE28F7"/>
    <w:p w14:paraId="39DD830C" w14:textId="0002A50A" w:rsidR="00377E54" w:rsidRDefault="00377E54" w:rsidP="00AE28F7"/>
    <w:p w14:paraId="5019C168" w14:textId="77777777" w:rsidR="00377E54" w:rsidRDefault="00377E54" w:rsidP="00AE28F7"/>
    <w:p w14:paraId="14A58D0F" w14:textId="1296258A" w:rsidR="00377E54" w:rsidRDefault="00377E54" w:rsidP="00AE28F7"/>
    <w:p w14:paraId="037C4E86" w14:textId="69BD1E01" w:rsidR="00BF7B41" w:rsidRDefault="001E1C61" w:rsidP="00AE28F7">
      <w:r w:rsidRPr="00E304BB">
        <w:rPr>
          <w:b/>
          <w:bCs/>
        </w:rPr>
        <w:t>步骤</w:t>
      </w:r>
      <w:r w:rsidRPr="00E304BB">
        <w:rPr>
          <w:b/>
          <w:bCs/>
        </w:rPr>
        <w:t xml:space="preserve"> </w:t>
      </w:r>
      <w:r>
        <w:rPr>
          <w:rFonts w:hint="eastAsia"/>
          <w:b/>
          <w:bCs/>
        </w:rPr>
        <w:t>4</w:t>
      </w:r>
      <w:r w:rsidRPr="00E304BB">
        <w:rPr>
          <w:b/>
          <w:bCs/>
        </w:rPr>
        <w:t>：计算重合度系数</w:t>
      </w:r>
      <w:proofErr w:type="spellStart"/>
      <w:r>
        <w:rPr>
          <w:rFonts w:hint="eastAsia"/>
          <w:b/>
          <w:bCs/>
        </w:rPr>
        <w:t>Zc</w:t>
      </w:r>
      <w:proofErr w:type="spellEnd"/>
    </w:p>
    <w:p w14:paraId="344B4AB0" w14:textId="696C3DAC" w:rsidR="007C7220" w:rsidRDefault="007C7220" w:rsidP="007C7220">
      <w:r w:rsidRPr="00A11189">
        <w:rPr>
          <w:noProof/>
        </w:rPr>
        <w:drawing>
          <wp:anchor distT="0" distB="0" distL="114300" distR="114300" simplePos="0" relativeHeight="251658290" behindDoc="0" locked="0" layoutInCell="1" allowOverlap="1" wp14:anchorId="477D08E5" wp14:editId="6792938D">
            <wp:simplePos x="0" y="0"/>
            <wp:positionH relativeFrom="column">
              <wp:posOffset>1306351</wp:posOffset>
            </wp:positionH>
            <wp:positionV relativeFrom="paragraph">
              <wp:posOffset>18463</wp:posOffset>
            </wp:positionV>
            <wp:extent cx="1250315" cy="220980"/>
            <wp:effectExtent l="0" t="0" r="6985" b="7620"/>
            <wp:wrapNone/>
            <wp:docPr id="146074447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315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B3187">
        <w:t>重合度系数的公式为：</w:t>
      </w:r>
    </w:p>
    <w:p w14:paraId="4B56C0FB" w14:textId="5690DCB3" w:rsidR="00377E54" w:rsidRPr="00764423" w:rsidRDefault="009D1893" w:rsidP="00AE28F7">
      <w:r w:rsidRPr="009D1893">
        <w:rPr>
          <w:noProof/>
        </w:rPr>
        <w:drawing>
          <wp:anchor distT="0" distB="0" distL="114300" distR="114300" simplePos="0" relativeHeight="251658291" behindDoc="0" locked="0" layoutInCell="1" allowOverlap="1" wp14:anchorId="623591BE" wp14:editId="0D3C2E4F">
            <wp:simplePos x="0" y="0"/>
            <wp:positionH relativeFrom="column">
              <wp:posOffset>932290</wp:posOffset>
            </wp:positionH>
            <wp:positionV relativeFrom="paragraph">
              <wp:posOffset>26062</wp:posOffset>
            </wp:positionV>
            <wp:extent cx="2178657" cy="265146"/>
            <wp:effectExtent l="0" t="0" r="0" b="1905"/>
            <wp:wrapNone/>
            <wp:docPr id="139078158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657" cy="265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CFE" w:rsidRPr="00441D76">
        <w:t>代入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=1.69</m:t>
        </m:r>
      </m:oMath>
    </w:p>
    <w:p w14:paraId="70172E40" w14:textId="09387944" w:rsidR="00377E54" w:rsidRDefault="00377E54" w:rsidP="00AE28F7"/>
    <w:p w14:paraId="0CE21EC6" w14:textId="77777777" w:rsidR="009C092C" w:rsidRDefault="009C092C" w:rsidP="009C092C">
      <w:pPr>
        <w:rPr>
          <w:b/>
          <w:bCs/>
        </w:rPr>
      </w:pPr>
      <w:r w:rsidRPr="00E304BB">
        <w:rPr>
          <w:b/>
          <w:bCs/>
        </w:rPr>
        <w:t>步骤</w:t>
      </w:r>
      <w:r w:rsidRPr="00E304BB">
        <w:rPr>
          <w:b/>
          <w:bCs/>
        </w:rPr>
        <w:t xml:space="preserve"> </w:t>
      </w:r>
      <w:r>
        <w:rPr>
          <w:rFonts w:hint="eastAsia"/>
          <w:b/>
          <w:bCs/>
        </w:rPr>
        <w:t>5</w:t>
      </w:r>
      <w:r w:rsidRPr="00E304BB">
        <w:rPr>
          <w:b/>
          <w:bCs/>
        </w:rPr>
        <w:t>：计算</w:t>
      </w:r>
      <w:r>
        <w:rPr>
          <w:rFonts w:hint="eastAsia"/>
          <w:b/>
          <w:bCs/>
        </w:rPr>
        <w:t>接触疲劳许用应力</w:t>
      </w:r>
    </w:p>
    <w:p w14:paraId="6C2578DA" w14:textId="661B092B" w:rsidR="009D1893" w:rsidRPr="009C092C" w:rsidRDefault="005144C8" w:rsidP="00AE28F7">
      <w:r w:rsidRPr="00D75FFD">
        <w:rPr>
          <w:rFonts w:hint="eastAsia"/>
        </w:rPr>
        <w:t>查得小齿轮和大齿轮的接触疲劳极限分别为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 xml:space="preserve">min1=600 MPa 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min2=550 MPa</m:t>
        </m:r>
      </m:oMath>
    </w:p>
    <w:p w14:paraId="459B22CA" w14:textId="5B385F44" w:rsidR="00386A99" w:rsidRPr="00320EF6" w:rsidRDefault="00386A99" w:rsidP="00386A99">
      <w:r>
        <w:rPr>
          <w:rFonts w:hint="eastAsia"/>
        </w:rPr>
        <w:t>由</w:t>
      </w:r>
      <w:r>
        <w:rPr>
          <w:rFonts w:hint="eastAsia"/>
        </w:rPr>
        <w:t>N=60njLh</w:t>
      </w:r>
      <w:r>
        <w:rPr>
          <w:rFonts w:hint="eastAsia"/>
        </w:rPr>
        <w:t>计算应力循环次数</w:t>
      </w:r>
    </w:p>
    <w:p w14:paraId="3B87A81A" w14:textId="582CB351" w:rsidR="00377E54" w:rsidRPr="00386A99" w:rsidRDefault="00783601" w:rsidP="00AE28F7">
      <w:r w:rsidRPr="00783601">
        <w:rPr>
          <w:noProof/>
        </w:rPr>
        <w:drawing>
          <wp:anchor distT="0" distB="0" distL="114300" distR="114300" simplePos="0" relativeHeight="251658293" behindDoc="0" locked="0" layoutInCell="1" allowOverlap="1" wp14:anchorId="09385F4C" wp14:editId="71E14BE6">
            <wp:simplePos x="0" y="0"/>
            <wp:positionH relativeFrom="column">
              <wp:posOffset>2291963</wp:posOffset>
            </wp:positionH>
            <wp:positionV relativeFrom="paragraph">
              <wp:posOffset>196712</wp:posOffset>
            </wp:positionV>
            <wp:extent cx="1761208" cy="217170"/>
            <wp:effectExtent l="0" t="0" r="0" b="0"/>
            <wp:wrapNone/>
            <wp:docPr id="2769390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087" cy="21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3406" w:rsidRPr="00803406">
        <w:rPr>
          <w:noProof/>
        </w:rPr>
        <w:drawing>
          <wp:anchor distT="0" distB="0" distL="114300" distR="114300" simplePos="0" relativeHeight="251658292" behindDoc="0" locked="0" layoutInCell="1" allowOverlap="1" wp14:anchorId="0520BBD7" wp14:editId="17992D62">
            <wp:simplePos x="0" y="0"/>
            <wp:positionH relativeFrom="column">
              <wp:posOffset>589915</wp:posOffset>
            </wp:positionH>
            <wp:positionV relativeFrom="paragraph">
              <wp:posOffset>196215</wp:posOffset>
            </wp:positionV>
            <wp:extent cx="1701165" cy="217170"/>
            <wp:effectExtent l="0" t="0" r="0" b="0"/>
            <wp:wrapNone/>
            <wp:docPr id="11199274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21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278D" w:rsidRPr="00804920">
        <w:t>转速</w:t>
      </w:r>
      <m:oMath>
        <m:r>
          <w:rPr>
            <w:rFonts w:ascii="Cambria Math" w:hAnsi="Cambria Math"/>
          </w:rPr>
          <m:t xml:space="preserve">n1=681.82rpm   </m:t>
        </m:r>
      </m:oMath>
      <w:r w:rsidR="0096278D">
        <w:rPr>
          <w:rFonts w:hint="eastAsia"/>
        </w:rPr>
        <w:t xml:space="preserve"> </w:t>
      </w:r>
      <w:r w:rsidR="0035162B">
        <w:rPr>
          <w:rFonts w:hint="eastAsia"/>
        </w:rPr>
        <w:t>J=1</w:t>
      </w:r>
      <w:r w:rsidR="00315740">
        <w:rPr>
          <w:rFonts w:hint="eastAsia"/>
        </w:rPr>
        <w:t xml:space="preserve">  </w:t>
      </w:r>
      <w:proofErr w:type="spellStart"/>
      <w:r w:rsidR="00315740">
        <w:rPr>
          <w:rFonts w:hint="eastAsia"/>
        </w:rPr>
        <w:t>Lh</w:t>
      </w:r>
      <w:proofErr w:type="spellEnd"/>
      <w:r w:rsidR="00315740">
        <w:rPr>
          <w:rFonts w:hint="eastAsia"/>
        </w:rPr>
        <w:t>=15</w:t>
      </w:r>
      <w:r w:rsidR="00315740">
        <w:rPr>
          <w:rFonts w:hint="eastAsia"/>
        </w:rPr>
        <w:t>×</w:t>
      </w:r>
      <w:r w:rsidR="00315740">
        <w:rPr>
          <w:rFonts w:hint="eastAsia"/>
        </w:rPr>
        <w:t>300</w:t>
      </w:r>
      <w:r w:rsidR="00315740">
        <w:rPr>
          <w:rFonts w:hint="eastAsia"/>
        </w:rPr>
        <w:t>×</w:t>
      </w:r>
      <w:r w:rsidR="00315740">
        <w:rPr>
          <w:rFonts w:hint="eastAsia"/>
        </w:rPr>
        <w:t>8=36000h</w:t>
      </w:r>
    </w:p>
    <w:p w14:paraId="27154415" w14:textId="772C6E98" w:rsidR="00377E54" w:rsidRDefault="00A602C4" w:rsidP="00AE28F7">
      <w:r w:rsidRPr="00A602C4">
        <w:rPr>
          <w:noProof/>
        </w:rPr>
        <w:drawing>
          <wp:anchor distT="0" distB="0" distL="114300" distR="114300" simplePos="0" relativeHeight="251658294" behindDoc="0" locked="0" layoutInCell="1" allowOverlap="1" wp14:anchorId="43831D0E" wp14:editId="1A285D66">
            <wp:simplePos x="0" y="0"/>
            <wp:positionH relativeFrom="margin">
              <wp:posOffset>4049202</wp:posOffset>
            </wp:positionH>
            <wp:positionV relativeFrom="paragraph">
              <wp:posOffset>14495</wp:posOffset>
            </wp:positionV>
            <wp:extent cx="976680" cy="190831"/>
            <wp:effectExtent l="0" t="0" r="0" b="0"/>
            <wp:wrapNone/>
            <wp:docPr id="6962686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86" cy="202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336A">
        <w:rPr>
          <w:rFonts w:hint="eastAsia"/>
        </w:rPr>
        <w:t>代入公式</w:t>
      </w:r>
      <w:r w:rsidR="00803406">
        <w:rPr>
          <w:rFonts w:hint="eastAsia"/>
        </w:rPr>
        <w:t xml:space="preserve">                            </w:t>
      </w:r>
    </w:p>
    <w:p w14:paraId="6EB1B422" w14:textId="04EAA908" w:rsidR="00377E54" w:rsidRDefault="00EA23F2" w:rsidP="00AE28F7">
      <w:r w:rsidRPr="00E13B93">
        <w:rPr>
          <w:rFonts w:hint="eastAsia"/>
        </w:rPr>
        <w:t>查取接触疲劳寿命系数</w:t>
      </w:r>
    </w:p>
    <w:p w14:paraId="5736B126" w14:textId="2FF83F9B" w:rsidR="008C594D" w:rsidRPr="00386A99" w:rsidRDefault="00E64189" w:rsidP="008C594D">
      <w:r w:rsidRPr="00E64189">
        <w:rPr>
          <w:noProof/>
        </w:rPr>
        <w:drawing>
          <wp:anchor distT="0" distB="0" distL="114300" distR="114300" simplePos="0" relativeHeight="251658295" behindDoc="0" locked="0" layoutInCell="1" allowOverlap="1" wp14:anchorId="72778D67" wp14:editId="3F3CB066">
            <wp:simplePos x="0" y="0"/>
            <wp:positionH relativeFrom="column">
              <wp:posOffset>629561</wp:posOffset>
            </wp:positionH>
            <wp:positionV relativeFrom="paragraph">
              <wp:posOffset>182493</wp:posOffset>
            </wp:positionV>
            <wp:extent cx="3267986" cy="197762"/>
            <wp:effectExtent l="0" t="0" r="0" b="0"/>
            <wp:wrapNone/>
            <wp:docPr id="4810682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986" cy="197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0AB0">
        <w:rPr>
          <w:rFonts w:hint="eastAsia"/>
        </w:rPr>
        <w:t>转速</w:t>
      </w:r>
      <w:r w:rsidR="00AD0AB0">
        <w:rPr>
          <w:rFonts w:hint="eastAsia"/>
        </w:rPr>
        <w:t xml:space="preserve">n2 = </w:t>
      </w:r>
      <w:r w:rsidR="00F2087E">
        <w:rPr>
          <w:rFonts w:hint="eastAsia"/>
        </w:rPr>
        <w:t>136</w:t>
      </w:r>
      <w:r w:rsidR="008C594D">
        <w:rPr>
          <w:rFonts w:hint="eastAsia"/>
        </w:rPr>
        <w:t xml:space="preserve">rpm  J=1  </w:t>
      </w:r>
      <w:proofErr w:type="spellStart"/>
      <w:r w:rsidR="008C594D">
        <w:rPr>
          <w:rFonts w:hint="eastAsia"/>
        </w:rPr>
        <w:t>Lh</w:t>
      </w:r>
      <w:proofErr w:type="spellEnd"/>
      <w:r w:rsidR="008C594D">
        <w:rPr>
          <w:rFonts w:hint="eastAsia"/>
        </w:rPr>
        <w:t>=15</w:t>
      </w:r>
      <w:r w:rsidR="008C594D">
        <w:rPr>
          <w:rFonts w:hint="eastAsia"/>
        </w:rPr>
        <w:t>×</w:t>
      </w:r>
      <w:r w:rsidR="008C594D">
        <w:rPr>
          <w:rFonts w:hint="eastAsia"/>
        </w:rPr>
        <w:t>300</w:t>
      </w:r>
      <w:r w:rsidR="008C594D">
        <w:rPr>
          <w:rFonts w:hint="eastAsia"/>
        </w:rPr>
        <w:t>×</w:t>
      </w:r>
      <w:r w:rsidR="008C594D">
        <w:rPr>
          <w:rFonts w:hint="eastAsia"/>
        </w:rPr>
        <w:t>8=36000h</w:t>
      </w:r>
    </w:p>
    <w:p w14:paraId="0702AD19" w14:textId="52B4E364" w:rsidR="00377E54" w:rsidRDefault="008C594D" w:rsidP="00AE28F7">
      <w:r>
        <w:rPr>
          <w:rFonts w:hint="eastAsia"/>
        </w:rPr>
        <w:t>代入公式</w:t>
      </w:r>
      <w:r>
        <w:rPr>
          <w:rFonts w:hint="eastAsia"/>
        </w:rPr>
        <w:t xml:space="preserve"> </w:t>
      </w:r>
    </w:p>
    <w:p w14:paraId="27D179C6" w14:textId="5EEFF6FB" w:rsidR="00F02A7A" w:rsidRDefault="00F02A7A" w:rsidP="00F02A7A">
      <w:bookmarkStart w:id="10" w:name="_Hlk217321784"/>
      <w:r w:rsidRPr="00E13B93">
        <w:rPr>
          <w:rFonts w:hint="eastAsia"/>
        </w:rPr>
        <w:t>查取接触疲劳寿命系数</w:t>
      </w:r>
      <w:bookmarkEnd w:id="10"/>
      <w:r>
        <w:rPr>
          <w:rFonts w:hint="eastAsia"/>
        </w:rPr>
        <w:t xml:space="preserve"> </w:t>
      </w:r>
    </w:p>
    <w:p w14:paraId="320D4FB2" w14:textId="333554DD" w:rsidR="00377E54" w:rsidRPr="00312B1E" w:rsidRDefault="0064693B" w:rsidP="00AE28F7">
      <w:r w:rsidRPr="00281A7C">
        <w:rPr>
          <w:noProof/>
        </w:rPr>
        <w:drawing>
          <wp:anchor distT="0" distB="0" distL="114300" distR="114300" simplePos="0" relativeHeight="251658296" behindDoc="0" locked="0" layoutInCell="1" allowOverlap="1" wp14:anchorId="21318F65" wp14:editId="322B1617">
            <wp:simplePos x="0" y="0"/>
            <wp:positionH relativeFrom="column">
              <wp:posOffset>582433</wp:posOffset>
            </wp:positionH>
            <wp:positionV relativeFrom="paragraph">
              <wp:posOffset>176834</wp:posOffset>
            </wp:positionV>
            <wp:extent cx="828040" cy="230588"/>
            <wp:effectExtent l="0" t="0" r="0" b="0"/>
            <wp:wrapNone/>
            <wp:docPr id="1472301678" name="图片 1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77015" name="图片 1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149" cy="23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7F21">
        <w:rPr>
          <w:rFonts w:hint="eastAsia"/>
        </w:rPr>
        <w:t>K</w:t>
      </w:r>
      <w:r w:rsidR="000D2CB5">
        <w:rPr>
          <w:rFonts w:hint="eastAsia"/>
        </w:rPr>
        <w:t>hn</w:t>
      </w:r>
      <w:r w:rsidR="00567F21">
        <w:rPr>
          <w:rFonts w:hint="eastAsia"/>
        </w:rPr>
        <w:t>1=</w:t>
      </w:r>
      <w:r w:rsidR="00235D9B">
        <w:rPr>
          <w:rFonts w:hint="eastAsia"/>
        </w:rPr>
        <w:t>0.9</w:t>
      </w:r>
      <w:r w:rsidR="001324A6">
        <w:rPr>
          <w:rFonts w:hint="eastAsia"/>
        </w:rPr>
        <w:t xml:space="preserve">    Khn2= 0.92</w:t>
      </w:r>
    </w:p>
    <w:p w14:paraId="6406BF7C" w14:textId="3DD86147" w:rsidR="00377E54" w:rsidRDefault="00604F5C" w:rsidP="00AE28F7">
      <w:r w:rsidRPr="004C2A8E">
        <w:t>根据公式</w:t>
      </w:r>
      <w:r>
        <w:rPr>
          <w:rFonts w:hint="eastAsia"/>
        </w:rPr>
        <w:t xml:space="preserve">            </w:t>
      </w:r>
      <w:r w:rsidR="00763BC4">
        <w:rPr>
          <w:rFonts w:hint="eastAsia"/>
        </w:rPr>
        <w:t xml:space="preserve">  </w:t>
      </w:r>
      <w:r w:rsidR="00763BC4" w:rsidRPr="00AC3A4A">
        <w:t>注：公式中</w:t>
      </w:r>
      <w:r w:rsidR="00763BC4" w:rsidRPr="00AC3A4A">
        <w:t> (KN) </w:t>
      </w:r>
      <w:r w:rsidR="00763BC4" w:rsidRPr="00AC3A4A">
        <w:t>对应接触疲劳寿命系数</w:t>
      </w:r>
      <w:r w:rsidR="00763BC4" w:rsidRPr="00AC3A4A">
        <w:t> (ZNT)</w:t>
      </w:r>
      <w:r w:rsidR="00763BC4" w:rsidRPr="00AC3A4A">
        <w:t>结合已知条件计算</w:t>
      </w:r>
    </w:p>
    <w:p w14:paraId="6D234AC3" w14:textId="5A87A22A" w:rsidR="00266A54" w:rsidRPr="002151C8" w:rsidRDefault="00266A54" w:rsidP="00266A54">
      <w:pPr>
        <w:rPr>
          <w:b/>
          <w:bCs/>
        </w:rPr>
      </w:pPr>
      <w:r>
        <w:rPr>
          <w:rFonts w:hint="eastAsia"/>
          <w:b/>
          <w:bCs/>
        </w:rPr>
        <w:t>低</w:t>
      </w:r>
      <w:r w:rsidRPr="002151C8">
        <w:rPr>
          <w:b/>
          <w:bCs/>
        </w:rPr>
        <w:t>速级小齿轮的接触疲劳许用应力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</w:p>
    <w:p w14:paraId="2986C8BE" w14:textId="4973803D" w:rsidR="0046467C" w:rsidRPr="00010C56" w:rsidRDefault="00C14E67" w:rsidP="0046467C">
      <w:r w:rsidRPr="00C14E67">
        <w:rPr>
          <w:noProof/>
        </w:rPr>
        <w:drawing>
          <wp:anchor distT="0" distB="0" distL="114300" distR="114300" simplePos="0" relativeHeight="251658297" behindDoc="0" locked="0" layoutInCell="1" allowOverlap="1" wp14:anchorId="571DE5EA" wp14:editId="606C2B55">
            <wp:simplePos x="0" y="0"/>
            <wp:positionH relativeFrom="column">
              <wp:posOffset>645436</wp:posOffset>
            </wp:positionH>
            <wp:positionV relativeFrom="paragraph">
              <wp:posOffset>178270</wp:posOffset>
            </wp:positionV>
            <wp:extent cx="1439186" cy="229888"/>
            <wp:effectExtent l="0" t="0" r="8890" b="0"/>
            <wp:wrapNone/>
            <wp:docPr id="62755604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186" cy="22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0530" w:rsidRPr="00566381">
        <w:t>接触疲劳极限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 xml:space="preserve">min1=600 MPa   </m:t>
        </m:r>
      </m:oMath>
      <w:r w:rsidR="00CB3F79">
        <w:rPr>
          <w:rFonts w:hint="eastAsia"/>
        </w:rPr>
        <w:t xml:space="preserve">  </w:t>
      </w:r>
      <w:r w:rsidR="00CB3F79" w:rsidRPr="00010C56">
        <w:t>接触疲劳寿命系数</w:t>
      </w:r>
      <w:r w:rsidR="00CB3F79" w:rsidRPr="00010C56">
        <w:rPr>
          <w:i/>
          <w:iCs/>
        </w:rPr>
        <w:t>ZNT</w:t>
      </w:r>
      <w:r w:rsidR="00CB3F79" w:rsidRPr="00010C56">
        <w:t>1​=</w:t>
      </w:r>
      <w:r w:rsidR="00763BC4">
        <w:rPr>
          <w:rFonts w:hint="eastAsia"/>
        </w:rPr>
        <w:t>0.9</w:t>
      </w:r>
      <w:r w:rsidR="0046467C">
        <w:rPr>
          <w:rFonts w:hint="eastAsia"/>
        </w:rPr>
        <w:t xml:space="preserve"> </w:t>
      </w:r>
      <w:r w:rsidR="0046467C" w:rsidRPr="00010C56">
        <w:rPr>
          <w:rFonts w:hint="eastAsia"/>
        </w:rPr>
        <w:t>安全系数</w:t>
      </w:r>
      <w:r w:rsidR="0046467C" w:rsidRPr="00010C56">
        <w:rPr>
          <w:rFonts w:hint="eastAsia"/>
        </w:rPr>
        <w:t> SH = 1.5</w:t>
      </w:r>
    </w:p>
    <w:p w14:paraId="2A220AC1" w14:textId="222E9236" w:rsidR="00377E54" w:rsidRPr="0046467C" w:rsidRDefault="007653E1" w:rsidP="00AE28F7">
      <w:r w:rsidRPr="00010C56">
        <w:t>代入公式：</w:t>
      </w:r>
      <w:r w:rsidR="003C27D4">
        <w:rPr>
          <w:rFonts w:hint="eastAsia"/>
        </w:rPr>
        <w:t xml:space="preserve">  </w:t>
      </w:r>
    </w:p>
    <w:p w14:paraId="29B2B536" w14:textId="58695EBD" w:rsidR="00CF3151" w:rsidRPr="00BF58BE" w:rsidRDefault="00CF3151" w:rsidP="00CF3151">
      <w:pPr>
        <w:rPr>
          <w:b/>
          <w:bCs/>
        </w:rPr>
      </w:pPr>
      <w:r>
        <w:rPr>
          <w:rFonts w:hint="eastAsia"/>
          <w:b/>
          <w:bCs/>
        </w:rPr>
        <w:t>低</w:t>
      </w:r>
      <w:r w:rsidRPr="00BF58BE">
        <w:rPr>
          <w:b/>
          <w:bCs/>
        </w:rPr>
        <w:t>速级大齿轮的接触疲劳许用应力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</w:p>
    <w:p w14:paraId="4E39B0A7" w14:textId="61A0424E" w:rsidR="003C27D4" w:rsidRPr="00010C56" w:rsidRDefault="00BB4BCA" w:rsidP="003C27D4">
      <w:r w:rsidRPr="00BB4BCA">
        <w:rPr>
          <w:noProof/>
        </w:rPr>
        <w:drawing>
          <wp:anchor distT="0" distB="0" distL="114300" distR="114300" simplePos="0" relativeHeight="251658298" behindDoc="0" locked="0" layoutInCell="1" allowOverlap="1" wp14:anchorId="49D26D0C" wp14:editId="2108AC6B">
            <wp:simplePos x="0" y="0"/>
            <wp:positionH relativeFrom="column">
              <wp:posOffset>669290</wp:posOffset>
            </wp:positionH>
            <wp:positionV relativeFrom="paragraph">
              <wp:posOffset>180505</wp:posOffset>
            </wp:positionV>
            <wp:extent cx="1502797" cy="236459"/>
            <wp:effectExtent l="0" t="0" r="2540" b="0"/>
            <wp:wrapNone/>
            <wp:docPr id="98450350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797" cy="23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27D4" w:rsidRPr="00464718">
        <w:t>接触疲劳极限</w:t>
      </w:r>
      <w:r w:rsidR="003C27D4" w:rsidRPr="00464718">
        <w:t> 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min2=550 MPa</m:t>
        </m:r>
      </m:oMath>
      <w:r w:rsidR="003C27D4">
        <w:rPr>
          <w:rFonts w:hint="eastAsia"/>
        </w:rPr>
        <w:t xml:space="preserve">   </w:t>
      </w:r>
      <w:r w:rsidR="003C27D4" w:rsidRPr="00010C56">
        <w:t>接触疲劳寿命系数</w:t>
      </w:r>
      <w:r w:rsidR="003C27D4" w:rsidRPr="00010C56">
        <w:rPr>
          <w:i/>
          <w:iCs/>
        </w:rPr>
        <w:t>ZNT</w:t>
      </w:r>
      <w:r w:rsidR="003C27D4" w:rsidRPr="00010C56">
        <w:t>1​=</w:t>
      </w:r>
      <w:r w:rsidR="003C27D4">
        <w:rPr>
          <w:rFonts w:hint="eastAsia"/>
        </w:rPr>
        <w:t xml:space="preserve">0.92  </w:t>
      </w:r>
      <w:r w:rsidR="003C27D4" w:rsidRPr="00010C56">
        <w:rPr>
          <w:rFonts w:hint="eastAsia"/>
        </w:rPr>
        <w:t>安全系数</w:t>
      </w:r>
      <w:r w:rsidR="003C27D4" w:rsidRPr="00010C56">
        <w:rPr>
          <w:rFonts w:hint="eastAsia"/>
        </w:rPr>
        <w:t> SH = 1.5</w:t>
      </w:r>
    </w:p>
    <w:p w14:paraId="4AA342A0" w14:textId="75853528" w:rsidR="003C27D4" w:rsidRPr="003C27D4" w:rsidRDefault="003C27D4" w:rsidP="003C27D4">
      <w:r w:rsidRPr="00010C56">
        <w:t>代入公式：</w:t>
      </w:r>
    </w:p>
    <w:p w14:paraId="4EC9B68C" w14:textId="619A132F" w:rsidR="0082524C" w:rsidRPr="007A59DD" w:rsidRDefault="0082524C" w:rsidP="0082524C">
      <w:r>
        <w:rPr>
          <w:rFonts w:hint="eastAsia"/>
        </w:rPr>
        <w:t>从中取小作为该齿轮副的许用应力</w:t>
      </w:r>
      <w:r w:rsidRPr="00661552">
        <w:t>[</w:t>
      </w:r>
      <w:proofErr w:type="spellStart"/>
      <w:r w:rsidRPr="00661552">
        <w:t>σ</w:t>
      </w:r>
      <w:r>
        <w:rPr>
          <w:rFonts w:hint="eastAsia"/>
        </w:rPr>
        <w:t>h</w:t>
      </w:r>
      <w:proofErr w:type="spellEnd"/>
      <w:r w:rsidRPr="00661552">
        <w:t>]=[σ</w:t>
      </w:r>
      <w:r>
        <w:rPr>
          <w:rFonts w:hint="eastAsia"/>
        </w:rPr>
        <w:t>h2</w:t>
      </w:r>
      <w:r w:rsidRPr="00661552">
        <w:t xml:space="preserve">] = </w:t>
      </w:r>
      <w:r>
        <w:rPr>
          <w:rFonts w:hint="eastAsia"/>
        </w:rPr>
        <w:t>337.3</w:t>
      </w:r>
      <w:r w:rsidRPr="00661552">
        <w:t xml:space="preserve"> MPa</w:t>
      </w:r>
    </w:p>
    <w:p w14:paraId="53DE052E" w14:textId="67786CB8" w:rsidR="00377E54" w:rsidRPr="000B32D8" w:rsidRDefault="00377E54" w:rsidP="00AE28F7"/>
    <w:p w14:paraId="5FCF4B83" w14:textId="6236953A" w:rsidR="00377E54" w:rsidRDefault="00377E54" w:rsidP="00AE28F7"/>
    <w:p w14:paraId="01BA1AB9" w14:textId="77777777" w:rsidR="00377E54" w:rsidRDefault="00377E54" w:rsidP="00AE28F7"/>
    <w:tbl>
      <w:tblPr>
        <w:tblpPr w:leftFromText="180" w:rightFromText="180" w:vertAnchor="page" w:horzAnchor="margin" w:tblpY="13627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766693" w14:paraId="60FCC131" w14:textId="77777777" w:rsidTr="0020304A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1EBBD" w14:textId="17F2028F" w:rsidR="00766693" w:rsidRPr="00AE28F7" w:rsidRDefault="00766693" w:rsidP="00506212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27ED7852" w14:textId="2217221C" w:rsidR="00766693" w:rsidRDefault="00766693" w:rsidP="0020304A">
            <w:r w:rsidRPr="00661552">
              <w:t>[</w:t>
            </w:r>
            <w:proofErr w:type="spellStart"/>
            <w:r w:rsidRPr="00661552">
              <w:t>σ</w:t>
            </w:r>
            <w:r>
              <w:rPr>
                <w:rFonts w:hint="eastAsia"/>
              </w:rPr>
              <w:t>h</w:t>
            </w:r>
            <w:proofErr w:type="spellEnd"/>
            <w:r w:rsidRPr="00661552">
              <w:t>]</w:t>
            </w:r>
            <w:r>
              <w:rPr>
                <w:rFonts w:hint="eastAsia"/>
              </w:rPr>
              <w:t>=337.3Mpa</w:t>
            </w:r>
            <w:r w:rsidR="00410FB7">
              <w:rPr>
                <w:rFonts w:hint="eastAsia"/>
              </w:rPr>
              <w:t xml:space="preserve">                              N1=</w:t>
            </w:r>
            <w:r w:rsidR="0058013C">
              <w:rPr>
                <w:rFonts w:hint="eastAsia"/>
              </w:rPr>
              <w:t>1.373*10</w:t>
            </w:r>
            <w:r w:rsidR="003F034F">
              <w:rPr>
                <w:rFonts w:hint="eastAsia"/>
              </w:rPr>
              <w:t>^9</w:t>
            </w:r>
            <w:r w:rsidR="00410FB7">
              <w:rPr>
                <w:rFonts w:hint="eastAsia"/>
              </w:rPr>
              <w:t xml:space="preserve">                                                     </w:t>
            </w:r>
          </w:p>
          <w:p w14:paraId="5C2DA047" w14:textId="2C157C2D" w:rsidR="00766693" w:rsidRDefault="00766693" w:rsidP="0020304A">
            <w:r>
              <w:rPr>
                <w:rFonts w:hint="eastAsia"/>
              </w:rPr>
              <w:t>u=5</w:t>
            </w:r>
            <w:r w:rsidR="0058013C">
              <w:rPr>
                <w:rFonts w:hint="eastAsia"/>
              </w:rPr>
              <w:t xml:space="preserve">                                       N2=2.94*10</w:t>
            </w:r>
            <w:r w:rsidR="003F034F">
              <w:rPr>
                <w:rFonts w:hint="eastAsia"/>
              </w:rPr>
              <w:t>^8</w:t>
            </w:r>
          </w:p>
          <w:bookmarkStart w:id="11" w:name="OLE_LINK12"/>
          <w:p w14:paraId="7909A319" w14:textId="341BD6E6" w:rsidR="00DB7EF9" w:rsidRPr="008B6FE0" w:rsidRDefault="00C74D71" w:rsidP="00DB7EF9">
            <w:pPr>
              <w:rPr>
                <w:rFonts w:ascii="黑体" w:eastAsia="黑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  <m:r>
                  <w:rPr>
                    <w:rFonts w:ascii="Cambria Math" w:hAnsi="Cambria Math"/>
                  </w:rPr>
                  <m:t>=1.69</m:t>
                </m:r>
              </m:oMath>
            </m:oMathPara>
          </w:p>
          <w:bookmarkEnd w:id="11"/>
          <w:p w14:paraId="55D21760" w14:textId="77777777" w:rsidR="00766693" w:rsidRDefault="00DB7EF9" w:rsidP="00DB7EF9">
            <w:pPr>
              <w:rPr>
                <w:rFonts w:ascii="黑体" w:eastAsia="黑体"/>
              </w:rPr>
            </w:pPr>
            <w:proofErr w:type="spellStart"/>
            <w:r w:rsidRPr="00DB7EF9">
              <w:rPr>
                <w:rFonts w:ascii="黑体" w:eastAsia="黑体" w:hint="eastAsia"/>
              </w:rPr>
              <w:t>Zc</w:t>
            </w:r>
            <w:proofErr w:type="spellEnd"/>
            <w:r w:rsidRPr="00DB7EF9">
              <w:rPr>
                <w:rFonts w:ascii="黑体" w:eastAsia="黑体" w:hint="eastAsia"/>
              </w:rPr>
              <w:t xml:space="preserve"> = 0.877</w:t>
            </w:r>
          </w:p>
          <w:p w14:paraId="5D6AB05D" w14:textId="128C3290" w:rsidR="00506212" w:rsidRPr="00DB7EF9" w:rsidRDefault="00506212" w:rsidP="00DB7EF9">
            <w:pPr>
              <w:rPr>
                <w:rFonts w:ascii="黑体" w:eastAsia="黑体"/>
                <w:szCs w:val="32"/>
              </w:rPr>
            </w:pPr>
            <w:r>
              <w:rPr>
                <w:rFonts w:ascii="黑体" w:eastAsia="黑体" w:hint="eastAsia"/>
                <w:szCs w:val="32"/>
              </w:rPr>
              <w:t xml:space="preserve">n1 = </w:t>
            </w:r>
            <m:oMath>
              <m:r>
                <w:rPr>
                  <w:rFonts w:ascii="Cambria Math" w:hAnsi="Cambria Math"/>
                </w:rPr>
                <m:t>681.82rpm</m:t>
              </m:r>
            </m:oMath>
          </w:p>
        </w:tc>
      </w:tr>
    </w:tbl>
    <w:p w14:paraId="29A5BB95" w14:textId="58D35EF7" w:rsidR="00377E54" w:rsidRPr="000968AD" w:rsidRDefault="00377E54" w:rsidP="00AE28F7"/>
    <w:p w14:paraId="432F43C2" w14:textId="357ACE81" w:rsidR="00377E54" w:rsidRDefault="00377E54" w:rsidP="00AE28F7"/>
    <w:p w14:paraId="51F742BB" w14:textId="355121E0" w:rsidR="00377E54" w:rsidRDefault="00377E54" w:rsidP="00AE28F7"/>
    <w:p w14:paraId="7B6D2AAF" w14:textId="77777777" w:rsidR="00377E54" w:rsidRDefault="00377E54" w:rsidP="00AE28F7"/>
    <w:p w14:paraId="6D407DC3" w14:textId="77777777" w:rsidR="00766693" w:rsidRDefault="00766693" w:rsidP="00AE28F7"/>
    <w:p w14:paraId="756602D2" w14:textId="77777777" w:rsidR="000B32D8" w:rsidRPr="007B3212" w:rsidRDefault="000B32D8" w:rsidP="000B32D8">
      <w:pPr>
        <w:rPr>
          <w:b/>
          <w:bCs/>
        </w:rPr>
      </w:pPr>
      <w:r w:rsidRPr="00E304BB">
        <w:rPr>
          <w:b/>
          <w:bCs/>
        </w:rPr>
        <w:lastRenderedPageBreak/>
        <w:t>步骤</w:t>
      </w:r>
      <w:r w:rsidRPr="00E304BB">
        <w:rPr>
          <w:b/>
          <w:bCs/>
        </w:rPr>
        <w:t xml:space="preserve"> </w:t>
      </w:r>
      <w:r w:rsidRPr="007B3212">
        <w:rPr>
          <w:rFonts w:hint="eastAsia"/>
          <w:b/>
          <w:bCs/>
        </w:rPr>
        <w:t>6</w:t>
      </w:r>
      <w:r w:rsidRPr="00E304BB">
        <w:rPr>
          <w:b/>
          <w:bCs/>
        </w:rPr>
        <w:t>：计</w:t>
      </w:r>
      <w:r w:rsidRPr="007B3212">
        <w:rPr>
          <w:rFonts w:hint="eastAsia"/>
          <w:b/>
          <w:bCs/>
        </w:rPr>
        <w:t>算小齿轮分度圆直径</w:t>
      </w:r>
    </w:p>
    <w:p w14:paraId="1ECC9352" w14:textId="3C1A6850" w:rsidR="00377E54" w:rsidRPr="000B32D8" w:rsidRDefault="00483B10" w:rsidP="00AE28F7">
      <w:r w:rsidRPr="007B3212">
        <w:rPr>
          <w:rFonts w:hint="eastAsia"/>
        </w:rPr>
        <w:t>载荷系数</w:t>
      </w:r>
      <w:r w:rsidRPr="007B3212">
        <w:rPr>
          <w:rFonts w:hint="eastAsia"/>
        </w:rPr>
        <w:t xml:space="preserve"> KHT=1.3 </w:t>
      </w:r>
      <w:r w:rsidRPr="007B3212">
        <w:t>小齿轮传递扭矩</w:t>
      </w:r>
      <w:r w:rsidRPr="007B3212">
        <w:rPr>
          <w:rFonts w:hint="eastAsia"/>
        </w:rPr>
        <w:t>T</w:t>
      </w:r>
      <w:r w:rsidR="00385C95">
        <w:rPr>
          <w:rFonts w:hint="eastAsia"/>
        </w:rPr>
        <w:t>3</w:t>
      </w:r>
      <w:r>
        <w:rPr>
          <w:rFonts w:hint="eastAsia"/>
        </w:rPr>
        <w:t>=3.6*10</w:t>
      </w:r>
      <w:r w:rsidR="00B37F60">
        <w:rPr>
          <w:rFonts w:hint="eastAsia"/>
        </w:rPr>
        <w:t>^3N*mm</w:t>
      </w:r>
    </w:p>
    <w:p w14:paraId="0D71EFC8" w14:textId="64576A75" w:rsidR="00377E54" w:rsidRDefault="00651683" w:rsidP="00AE28F7">
      <w:r w:rsidRPr="008F4AD7">
        <w:rPr>
          <w:rFonts w:hint="eastAsia"/>
        </w:rPr>
        <w:t>齿宽系数</w:t>
      </w:r>
      <w:r w:rsidRPr="008F4AD7">
        <w:rPr>
          <w:rFonts w:hint="eastAsia"/>
        </w:rPr>
        <w:t> </w:t>
      </w:r>
      <m:oMath>
        <m:r>
          <m:rPr>
            <m:sty m:val="bi"/>
          </m:rPr>
          <w:rPr>
            <w:rFonts w:ascii="Cambria Math" w:hAnsi="Cambria Math"/>
            <w:szCs w:val="21"/>
          </w:rPr>
          <m:t>ϕ</m:t>
        </m:r>
        <m:r>
          <m:rPr>
            <m:sty m:val="bi"/>
          </m:rPr>
          <w:rPr>
            <w:rFonts w:ascii="Cambria Math" w:hAnsi="Cambria Math" w:hint="eastAsia"/>
            <w:szCs w:val="21"/>
          </w:rPr>
          <m:t>d</m:t>
        </m:r>
        <m:r>
          <m:rPr>
            <m:sty m:val="bi"/>
          </m:rPr>
          <w:rPr>
            <w:rFonts w:ascii="Cambria Math" w:hAnsi="Cambria Math"/>
            <w:szCs w:val="21"/>
          </w:rPr>
          <m:t>=1</m:t>
        </m:r>
      </m:oMath>
      <w:r>
        <w:rPr>
          <w:rFonts w:hint="eastAsia"/>
        </w:rPr>
        <w:t xml:space="preserve"> </w:t>
      </w:r>
      <w:r w:rsidR="00933B70">
        <w:rPr>
          <w:rFonts w:hint="eastAsia"/>
        </w:rPr>
        <w:t xml:space="preserve"> </w:t>
      </w:r>
      <w:r w:rsidR="00933B70" w:rsidRPr="008F4AD7">
        <w:t>传动比</w:t>
      </w:r>
      <w:r w:rsidR="00933B70" w:rsidRPr="008F4AD7">
        <w:t> u=</w:t>
      </w:r>
      <w:r w:rsidR="00933B70">
        <w:rPr>
          <w:rFonts w:hint="eastAsia"/>
        </w:rPr>
        <w:t>5</w:t>
      </w:r>
      <w:r w:rsidR="00A37D3E">
        <w:rPr>
          <w:rFonts w:hint="eastAsia"/>
        </w:rPr>
        <w:t xml:space="preserve">  </w:t>
      </w:r>
      <w:r w:rsidR="00A37D3E" w:rsidRPr="008F4AD7">
        <w:t>节点区域系数</w:t>
      </w:r>
      <w:r w:rsidR="00A37D3E">
        <w:rPr>
          <w:rFonts w:hint="eastAsia"/>
        </w:rPr>
        <w:t>Z</w:t>
      </w:r>
      <w:r w:rsidR="0098552E">
        <w:rPr>
          <w:rFonts w:hint="eastAsia"/>
        </w:rPr>
        <w:t>H</w:t>
      </w:r>
      <w:r w:rsidR="00A37D3E">
        <w:rPr>
          <w:rFonts w:hint="eastAsia"/>
        </w:rPr>
        <w:t>=</w:t>
      </w:r>
      <w:r w:rsidR="0098552E" w:rsidRPr="008F4AD7">
        <w:t>2.495</w:t>
      </w:r>
    </w:p>
    <w:p w14:paraId="20A3C4DD" w14:textId="3B000778" w:rsidR="00583CBC" w:rsidRPr="003F0543" w:rsidRDefault="00EF6AC2" w:rsidP="00583CBC">
      <w:r w:rsidRPr="003F0543">
        <w:t>弹性影响系数</w:t>
      </w:r>
      <w:r>
        <w:rPr>
          <w:rFonts w:hint="eastAsia"/>
        </w:rPr>
        <w:t>ZE</w:t>
      </w:r>
      <w:r w:rsidR="0098552E">
        <w:rPr>
          <w:rFonts w:hint="eastAsia"/>
        </w:rPr>
        <w:t>=189.8Mpa</w:t>
      </w:r>
      <w:r w:rsidR="00F5051C">
        <w:rPr>
          <w:rFonts w:hint="eastAsia"/>
        </w:rPr>
        <w:t xml:space="preserve">     </w:t>
      </w:r>
      <w:r w:rsidR="00F5051C" w:rsidRPr="003F0543">
        <w:t>重合度系数</w:t>
      </w:r>
      <w:proofErr w:type="spellStart"/>
      <w:r w:rsidR="00F5051C" w:rsidRPr="008B6FE0">
        <w:rPr>
          <w:rFonts w:ascii="黑体" w:eastAsia="黑体" w:hint="eastAsia"/>
        </w:rPr>
        <w:t>Zc</w:t>
      </w:r>
      <w:proofErr w:type="spellEnd"/>
      <w:r w:rsidR="00F5051C">
        <w:rPr>
          <w:rFonts w:ascii="黑体" w:eastAsia="黑体" w:hint="eastAsia"/>
        </w:rPr>
        <w:t xml:space="preserve"> </w:t>
      </w:r>
      <w:r w:rsidR="00F5051C" w:rsidRPr="008B6FE0">
        <w:rPr>
          <w:rFonts w:ascii="黑体" w:eastAsia="黑体" w:hint="eastAsia"/>
        </w:rPr>
        <w:t>=</w:t>
      </w:r>
      <w:r w:rsidR="00F5051C">
        <w:rPr>
          <w:rFonts w:ascii="黑体" w:eastAsia="黑体" w:hint="eastAsia"/>
        </w:rPr>
        <w:t xml:space="preserve"> </w:t>
      </w:r>
      <w:r w:rsidR="00F5051C" w:rsidRPr="008B6FE0">
        <w:rPr>
          <w:rFonts w:ascii="黑体" w:eastAsia="黑体" w:hint="eastAsia"/>
        </w:rPr>
        <w:t>0.8</w:t>
      </w:r>
      <w:r w:rsidR="00904910">
        <w:rPr>
          <w:rFonts w:ascii="黑体" w:eastAsia="黑体" w:hint="eastAsia"/>
        </w:rPr>
        <w:t>77</w:t>
      </w:r>
      <w:r w:rsidR="00583CBC">
        <w:rPr>
          <w:rFonts w:ascii="黑体" w:eastAsia="黑体" w:hint="eastAsia"/>
        </w:rPr>
        <w:t xml:space="preserve">  </w:t>
      </w:r>
      <w:r w:rsidR="00583CBC" w:rsidRPr="003F0543">
        <w:t>许用接触应力</w:t>
      </w:r>
      <w:r w:rsidR="00583CBC" w:rsidRPr="003F0543">
        <w:t>[</w:t>
      </w:r>
      <w:proofErr w:type="spellStart"/>
      <w:r w:rsidR="00583CBC" w:rsidRPr="003F0543">
        <w:t>σ</w:t>
      </w:r>
      <w:r w:rsidR="00583CBC" w:rsidRPr="003F0543">
        <w:rPr>
          <w:rFonts w:hint="eastAsia"/>
        </w:rPr>
        <w:t>h</w:t>
      </w:r>
      <w:proofErr w:type="spellEnd"/>
      <w:r w:rsidR="00583CBC" w:rsidRPr="003F0543">
        <w:t>]</w:t>
      </w:r>
      <w:r w:rsidR="00583CBC" w:rsidRPr="003F0543">
        <w:rPr>
          <w:rFonts w:hint="eastAsia"/>
        </w:rPr>
        <w:t>=</w:t>
      </w:r>
      <w:r w:rsidR="00583CBC">
        <w:rPr>
          <w:rFonts w:hint="eastAsia"/>
        </w:rPr>
        <w:t>337.3</w:t>
      </w:r>
      <w:r w:rsidR="00583CBC" w:rsidRPr="003F0543">
        <w:rPr>
          <w:rFonts w:hint="eastAsia"/>
        </w:rPr>
        <w:t>Mpa</w:t>
      </w:r>
    </w:p>
    <w:p w14:paraId="2446BBD2" w14:textId="731F0172" w:rsidR="00F5051C" w:rsidRPr="00583CBC" w:rsidRDefault="009412C3" w:rsidP="00F5051C">
      <w:pPr>
        <w:rPr>
          <w:b/>
          <w:bCs/>
        </w:rPr>
      </w:pPr>
      <w:r w:rsidRPr="009412C3">
        <w:rPr>
          <w:noProof/>
        </w:rPr>
        <w:drawing>
          <wp:anchor distT="0" distB="0" distL="114300" distR="114300" simplePos="0" relativeHeight="251658302" behindDoc="0" locked="0" layoutInCell="1" allowOverlap="1" wp14:anchorId="22D30BEA" wp14:editId="335D7229">
            <wp:simplePos x="0" y="0"/>
            <wp:positionH relativeFrom="margin">
              <wp:posOffset>2576223</wp:posOffset>
            </wp:positionH>
            <wp:positionV relativeFrom="paragraph">
              <wp:posOffset>858548</wp:posOffset>
            </wp:positionV>
            <wp:extent cx="2605491" cy="198783"/>
            <wp:effectExtent l="0" t="0" r="4445" b="0"/>
            <wp:wrapNone/>
            <wp:docPr id="180834309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491" cy="19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623A" w:rsidRPr="009F623A">
        <w:rPr>
          <w:b/>
          <w:bCs/>
          <w:noProof/>
        </w:rPr>
        <w:drawing>
          <wp:anchor distT="0" distB="0" distL="114300" distR="114300" simplePos="0" relativeHeight="251658301" behindDoc="0" locked="0" layoutInCell="1" allowOverlap="1" wp14:anchorId="72E7ED29" wp14:editId="66D8360A">
            <wp:simplePos x="0" y="0"/>
            <wp:positionH relativeFrom="margin">
              <wp:align>left</wp:align>
            </wp:positionH>
            <wp:positionV relativeFrom="paragraph">
              <wp:posOffset>834804</wp:posOffset>
            </wp:positionV>
            <wp:extent cx="2528515" cy="339583"/>
            <wp:effectExtent l="0" t="0" r="5715" b="3810"/>
            <wp:wrapNone/>
            <wp:docPr id="593309992" name="图片 1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09992" name="图片 14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15" cy="33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947">
        <w:rPr>
          <w:rFonts w:hint="eastAsia"/>
          <w:b/>
          <w:bCs/>
        </w:rPr>
        <w:t>带入</w:t>
      </w:r>
      <w:r w:rsidR="006B5947" w:rsidRPr="003F0543">
        <w:rPr>
          <w:rFonts w:ascii="Cambria Math" w:hAnsi="Cambria Math"/>
          <w:b/>
          <w:bCs/>
          <w:i/>
          <w:szCs w:val="21"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1"/>
            </w:rPr>
            <m:t>t≥3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Cs w:val="2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KHT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ϕd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Cs w:val="2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u+1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u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Cs w:val="21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zHzE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C</m:t>
                              </m:r>
                            </m:sub>
                          </m:sSub>
                        </m:num>
                        <m:den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6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H</m:t>
                              </m:r>
                            </m:e>
                          </m:d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szCs w:val="21"/>
            </w:rPr>
            <w:br/>
          </m:r>
        </m:oMath>
      </m:oMathPara>
    </w:p>
    <w:p w14:paraId="4EF04B45" w14:textId="4BC22C01" w:rsidR="00377E54" w:rsidRPr="00F5051C" w:rsidRDefault="00377E54" w:rsidP="00AE28F7"/>
    <w:p w14:paraId="4F786697" w14:textId="3305BB02" w:rsidR="00341BDD" w:rsidRPr="00341BDD" w:rsidRDefault="00341BDD" w:rsidP="00341BDD">
      <w:r w:rsidRPr="00341BDD">
        <w:t>因此小齿轮分度圆直径需不小于</w:t>
      </w:r>
      <w:r w:rsidRPr="00341BDD">
        <w:t>26.0</w:t>
      </w:r>
      <w:r>
        <w:rPr>
          <w:rFonts w:hint="eastAsia"/>
        </w:rPr>
        <w:t xml:space="preserve"> </w:t>
      </w:r>
      <w:r w:rsidRPr="00341BDD">
        <w:t>mm</w:t>
      </w:r>
    </w:p>
    <w:p w14:paraId="338EE8CD" w14:textId="77777777" w:rsidR="00723CBA" w:rsidRDefault="00723CBA" w:rsidP="00723CBA">
      <w:pPr>
        <w:rPr>
          <w:b/>
          <w:bCs/>
        </w:rPr>
      </w:pPr>
      <w:r w:rsidRPr="00E304BB">
        <w:rPr>
          <w:b/>
          <w:bCs/>
        </w:rPr>
        <w:t>步骤</w:t>
      </w:r>
      <w:r w:rsidRPr="00E304BB">
        <w:rPr>
          <w:b/>
          <w:bCs/>
        </w:rPr>
        <w:t xml:space="preserve"> </w:t>
      </w:r>
      <w:r>
        <w:rPr>
          <w:rFonts w:hint="eastAsia"/>
          <w:b/>
          <w:bCs/>
        </w:rPr>
        <w:t>6</w:t>
      </w:r>
      <w:r w:rsidRPr="00E304BB">
        <w:rPr>
          <w:b/>
          <w:bCs/>
        </w:rPr>
        <w:t>：</w:t>
      </w:r>
      <w:r>
        <w:rPr>
          <w:rFonts w:hint="eastAsia"/>
          <w:b/>
          <w:bCs/>
        </w:rPr>
        <w:t>调整小齿轮分度圆直径</w:t>
      </w:r>
    </w:p>
    <w:p w14:paraId="3196AABA" w14:textId="707B374B" w:rsidR="005A7DCF" w:rsidRDefault="009857EF" w:rsidP="005A7DCF">
      <w:pPr>
        <w:rPr>
          <w:b/>
          <w:bCs/>
        </w:rPr>
      </w:pPr>
      <w:r w:rsidRPr="009857EF">
        <w:rPr>
          <w:noProof/>
        </w:rPr>
        <w:drawing>
          <wp:anchor distT="0" distB="0" distL="114300" distR="114300" simplePos="0" relativeHeight="251658303" behindDoc="0" locked="0" layoutInCell="1" allowOverlap="1" wp14:anchorId="649D03DA" wp14:editId="6EB9A329">
            <wp:simplePos x="0" y="0"/>
            <wp:positionH relativeFrom="column">
              <wp:posOffset>1242336</wp:posOffset>
            </wp:positionH>
            <wp:positionV relativeFrom="paragraph">
              <wp:posOffset>180147</wp:posOffset>
            </wp:positionV>
            <wp:extent cx="2456953" cy="241998"/>
            <wp:effectExtent l="0" t="0" r="635" b="5715"/>
            <wp:wrapNone/>
            <wp:docPr id="83454776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953" cy="241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DCF" w:rsidRPr="00E4604C">
        <w:rPr>
          <w:rFonts w:hint="eastAsia"/>
          <w:b/>
          <w:bCs/>
        </w:rPr>
        <w:t>计算实际载荷系数前的数据准备</w:t>
      </w:r>
    </w:p>
    <w:p w14:paraId="3A7E0C30" w14:textId="0318FBA9" w:rsidR="00377E54" w:rsidRPr="00723CBA" w:rsidRDefault="005A7DCF" w:rsidP="005A7DCF">
      <w:r w:rsidRPr="0035426F">
        <w:rPr>
          <w:rFonts w:hint="eastAsia"/>
        </w:rPr>
        <w:t>圆周速度</w:t>
      </w:r>
      <w:r>
        <w:rPr>
          <w:rFonts w:hint="eastAsia"/>
        </w:rPr>
        <w:t xml:space="preserve"> </w:t>
      </w:r>
      <w:r w:rsidRPr="00E71790">
        <w:t>代入公式</w:t>
      </w:r>
      <w:r>
        <w:rPr>
          <w:rFonts w:hint="eastAsia"/>
        </w:rPr>
        <w:t xml:space="preserve">  </w:t>
      </w:r>
    </w:p>
    <w:p w14:paraId="58F7B5EF" w14:textId="7BA2CA97" w:rsidR="00377E54" w:rsidRDefault="00410DA1" w:rsidP="00AE28F7">
      <w:r>
        <w:rPr>
          <w:rFonts w:hint="eastAsia"/>
        </w:rPr>
        <w:t>齿宽</w:t>
      </w:r>
      <w:r>
        <w:rPr>
          <w:rFonts w:hint="eastAsia"/>
        </w:rPr>
        <w:t>b</w:t>
      </w:r>
      <w:r>
        <w:rPr>
          <w:rFonts w:hint="eastAsia"/>
        </w:rPr>
        <w:t>代入公式</w:t>
      </w:r>
      <w:r w:rsidR="00522651">
        <w:rPr>
          <w:rFonts w:hint="eastAsia"/>
        </w:rPr>
        <w:t>b=1</w:t>
      </w:r>
      <w:r w:rsidR="00522651">
        <w:rPr>
          <w:rFonts w:hint="eastAsia"/>
        </w:rPr>
        <w:t>×</w:t>
      </w:r>
      <w:r w:rsidR="00522651">
        <w:rPr>
          <w:rFonts w:hint="eastAsia"/>
        </w:rPr>
        <w:t>26mm=26mm</w:t>
      </w:r>
    </w:p>
    <w:p w14:paraId="1C43D60E" w14:textId="77777777" w:rsidR="008248D7" w:rsidRDefault="008248D7" w:rsidP="008248D7">
      <w:pPr>
        <w:rPr>
          <w:b/>
          <w:bCs/>
        </w:rPr>
      </w:pPr>
      <w:r w:rsidRPr="00E4604C">
        <w:rPr>
          <w:rFonts w:hint="eastAsia"/>
          <w:b/>
          <w:bCs/>
        </w:rPr>
        <w:t>计算实际载荷系数</w:t>
      </w:r>
      <w:r>
        <w:rPr>
          <w:rFonts w:hint="eastAsia"/>
          <w:b/>
          <w:bCs/>
        </w:rPr>
        <w:t>KH</w:t>
      </w:r>
    </w:p>
    <w:p w14:paraId="4DF0474A" w14:textId="77777777" w:rsidR="006D466E" w:rsidRDefault="00B85755" w:rsidP="006D466E">
      <w:r w:rsidRPr="00235627">
        <w:t>小齿轮分度圆直径</w:t>
      </w:r>
      <w:r>
        <w:rPr>
          <w:rFonts w:hint="eastAsia"/>
        </w:rPr>
        <w:t>d1t=26mm</w:t>
      </w:r>
      <w:r w:rsidR="00696796">
        <w:rPr>
          <w:rFonts w:hint="eastAsia"/>
        </w:rPr>
        <w:t xml:space="preserve">  </w:t>
      </w:r>
      <w:r w:rsidR="00596E37">
        <w:rPr>
          <w:rFonts w:hint="eastAsia"/>
        </w:rPr>
        <w:t xml:space="preserve"> </w:t>
      </w:r>
      <w:r w:rsidR="00596E37" w:rsidRPr="00F13F71">
        <w:rPr>
          <w:rFonts w:hint="eastAsia"/>
        </w:rPr>
        <w:t>由表查得使用系数</w:t>
      </w:r>
      <w:r w:rsidR="00596E37" w:rsidRPr="00F13F71">
        <w:rPr>
          <w:rFonts w:hint="eastAsia"/>
        </w:rPr>
        <w:t>KA=1</w:t>
      </w:r>
      <w:r w:rsidR="006D466E">
        <w:rPr>
          <w:rFonts w:hint="eastAsia"/>
        </w:rPr>
        <w:t xml:space="preserve"> </w:t>
      </w:r>
    </w:p>
    <w:p w14:paraId="0939E1CF" w14:textId="45064BCE" w:rsidR="009133BE" w:rsidRPr="003039C2" w:rsidRDefault="00861E35" w:rsidP="009133BE">
      <w:r w:rsidRPr="00861E35">
        <w:rPr>
          <w:noProof/>
        </w:rPr>
        <w:drawing>
          <wp:anchor distT="0" distB="0" distL="114300" distR="114300" simplePos="0" relativeHeight="251658304" behindDoc="0" locked="0" layoutInCell="1" allowOverlap="1" wp14:anchorId="4DB659B1" wp14:editId="3CEA434C">
            <wp:simplePos x="0" y="0"/>
            <wp:positionH relativeFrom="margin">
              <wp:posOffset>3053301</wp:posOffset>
            </wp:positionH>
            <wp:positionV relativeFrom="paragraph">
              <wp:posOffset>199307</wp:posOffset>
            </wp:positionV>
            <wp:extent cx="1756175" cy="190832"/>
            <wp:effectExtent l="0" t="0" r="0" b="0"/>
            <wp:wrapNone/>
            <wp:docPr id="182362816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175" cy="19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466E" w:rsidRPr="00810114">
        <w:rPr>
          <w:rFonts w:hint="eastAsia"/>
        </w:rPr>
        <w:t>根据</w:t>
      </w:r>
      <w:r w:rsidR="006D466E">
        <w:rPr>
          <w:rFonts w:hint="eastAsia"/>
        </w:rPr>
        <w:t>v=0.94m/s  8</w:t>
      </w:r>
      <w:r w:rsidR="006D466E">
        <w:rPr>
          <w:rFonts w:hint="eastAsia"/>
        </w:rPr>
        <w:t>级精度</w:t>
      </w:r>
      <w:r w:rsidR="006D466E">
        <w:rPr>
          <w:rFonts w:hint="eastAsia"/>
        </w:rPr>
        <w:t xml:space="preserve">  </w:t>
      </w:r>
      <w:r w:rsidR="006D466E">
        <w:rPr>
          <w:rFonts w:hint="eastAsia"/>
        </w:rPr>
        <w:t>查得</w:t>
      </w:r>
      <w:proofErr w:type="spellStart"/>
      <w:r w:rsidR="006D466E" w:rsidRPr="001F6091">
        <w:t>K</w:t>
      </w:r>
      <w:r w:rsidR="006D466E">
        <w:rPr>
          <w:rFonts w:hint="eastAsia"/>
        </w:rPr>
        <w:t>v</w:t>
      </w:r>
      <w:proofErr w:type="spellEnd"/>
      <w:r w:rsidR="006D466E">
        <w:rPr>
          <w:rFonts w:hint="eastAsia"/>
        </w:rPr>
        <w:t>=1.</w:t>
      </w:r>
      <w:r w:rsidR="00C71D3B">
        <w:rPr>
          <w:rFonts w:hint="eastAsia"/>
        </w:rPr>
        <w:t>05</w:t>
      </w:r>
      <w:r w:rsidR="009133BE">
        <w:rPr>
          <w:rFonts w:hint="eastAsia"/>
        </w:rPr>
        <w:t xml:space="preserve">  </w:t>
      </w:r>
      <w:r w:rsidR="009133BE" w:rsidRPr="003039C2">
        <w:rPr>
          <w:rFonts w:hint="eastAsia"/>
        </w:rPr>
        <w:t>齿间载荷分配系数</w:t>
      </w:r>
      <w:r w:rsidR="009133BE">
        <w:rPr>
          <w:rFonts w:hint="eastAsia"/>
        </w:rPr>
        <w:t>KH</w:t>
      </w:r>
      <m:oMath>
        <m:r>
          <w:rPr>
            <w:rFonts w:ascii="Cambria Math" w:hAnsi="Cambria Math"/>
          </w:rPr>
          <m:t>α</m:t>
        </m:r>
      </m:oMath>
    </w:p>
    <w:p w14:paraId="410B93D9" w14:textId="112586B1" w:rsidR="00C65DC9" w:rsidRDefault="009133BE" w:rsidP="00C65DC9">
      <w:r w:rsidRPr="007B3212">
        <w:rPr>
          <w:rFonts w:hint="eastAsia"/>
        </w:rPr>
        <w:t>T</w:t>
      </w:r>
      <w:r>
        <w:rPr>
          <w:rFonts w:hint="eastAsia"/>
        </w:rPr>
        <w:t xml:space="preserve">3=3.6*10^3N*mm  </w:t>
      </w:r>
      <w:bookmarkStart w:id="12" w:name="_Hlk217324017"/>
      <w:r w:rsidR="00C65DC9" w:rsidRPr="00235627">
        <w:t>小齿轮分度圆直径</w:t>
      </w:r>
      <w:r w:rsidR="00C65DC9">
        <w:rPr>
          <w:rFonts w:hint="eastAsia"/>
        </w:rPr>
        <w:t>d1t=26mm</w:t>
      </w:r>
      <w:bookmarkEnd w:id="12"/>
    </w:p>
    <w:p w14:paraId="22CF717B" w14:textId="1B75E106" w:rsidR="009133BE" w:rsidRPr="00C65DC9" w:rsidRDefault="00AB75DA" w:rsidP="009133BE">
      <w:r w:rsidRPr="00AB75DA">
        <w:rPr>
          <w:noProof/>
        </w:rPr>
        <w:drawing>
          <wp:anchor distT="0" distB="0" distL="114300" distR="114300" simplePos="0" relativeHeight="251658305" behindDoc="0" locked="0" layoutInCell="1" allowOverlap="1" wp14:anchorId="079B43C8" wp14:editId="1446626C">
            <wp:simplePos x="0" y="0"/>
            <wp:positionH relativeFrom="margin">
              <wp:align>left</wp:align>
            </wp:positionH>
            <wp:positionV relativeFrom="paragraph">
              <wp:posOffset>175840</wp:posOffset>
            </wp:positionV>
            <wp:extent cx="1978461" cy="254442"/>
            <wp:effectExtent l="0" t="0" r="3175" b="0"/>
            <wp:wrapNone/>
            <wp:docPr id="183755517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461" cy="254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712A">
        <w:rPr>
          <w:rFonts w:hint="eastAsia"/>
        </w:rPr>
        <w:t>注第二对齿轮的力偶为统一计算我们这里标记为</w:t>
      </w:r>
      <w:r w:rsidR="00EA712A">
        <w:rPr>
          <w:rFonts w:hint="eastAsia"/>
        </w:rPr>
        <w:t>T1</w:t>
      </w:r>
    </w:p>
    <w:p w14:paraId="27330D59" w14:textId="7B9DDF1A" w:rsidR="00596E37" w:rsidRDefault="00EB0E2B" w:rsidP="00596E37">
      <w:r w:rsidRPr="001A1D0E">
        <w:rPr>
          <w:noProof/>
        </w:rPr>
        <w:drawing>
          <wp:anchor distT="0" distB="0" distL="114300" distR="114300" simplePos="0" relativeHeight="251658306" behindDoc="0" locked="0" layoutInCell="1" allowOverlap="1" wp14:anchorId="522047EC" wp14:editId="5BE49A5D">
            <wp:simplePos x="0" y="0"/>
            <wp:positionH relativeFrom="column">
              <wp:posOffset>1113183</wp:posOffset>
            </wp:positionH>
            <wp:positionV relativeFrom="paragraph">
              <wp:posOffset>182217</wp:posOffset>
            </wp:positionV>
            <wp:extent cx="1535502" cy="260480"/>
            <wp:effectExtent l="0" t="0" r="7620" b="6350"/>
            <wp:wrapNone/>
            <wp:docPr id="23524009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502" cy="26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281D">
        <w:rPr>
          <w:rFonts w:hint="eastAsia"/>
        </w:rPr>
        <w:t xml:space="preserve">                              </w:t>
      </w:r>
      <w:r w:rsidR="0014281D">
        <w:rPr>
          <w:rFonts w:hint="eastAsia"/>
        </w:rPr>
        <w:t>查表得</w:t>
      </w:r>
      <w:r w:rsidR="00C359FF">
        <w:rPr>
          <w:rFonts w:hint="eastAsia"/>
        </w:rPr>
        <w:t>KH</w:t>
      </w:r>
      <m:oMath>
        <m:r>
          <w:rPr>
            <w:rFonts w:ascii="Cambria Math" w:hAnsi="Cambria Math"/>
          </w:rPr>
          <m:t>α=1.2</m:t>
        </m:r>
      </m:oMath>
      <w:r w:rsidR="006E03D0">
        <w:rPr>
          <w:rFonts w:hint="eastAsia"/>
        </w:rPr>
        <w:t xml:space="preserve">  </w:t>
      </w:r>
      <w:r w:rsidR="006E03D0">
        <w:rPr>
          <w:rFonts w:hint="eastAsia"/>
        </w:rPr>
        <w:t>查得</w:t>
      </w:r>
      <w:r w:rsidR="006E03D0">
        <w:rPr>
          <w:rFonts w:hint="eastAsia"/>
        </w:rPr>
        <w:t>6</w:t>
      </w:r>
      <w:r w:rsidR="006E03D0">
        <w:rPr>
          <w:rFonts w:hint="eastAsia"/>
        </w:rPr>
        <w:t>级精度</w:t>
      </w:r>
      <w:r w:rsidR="00BF64EC">
        <w:rPr>
          <w:rFonts w:hint="eastAsia"/>
        </w:rPr>
        <w:t xml:space="preserve"> </w:t>
      </w:r>
      <w:r w:rsidR="004C47E8">
        <w:rPr>
          <w:rFonts w:hint="eastAsia"/>
        </w:rPr>
        <w:t>KH</w:t>
      </w:r>
      <w:r w:rsidR="004C47E8">
        <w:rPr>
          <w:rFonts w:hint="eastAsia"/>
        </w:rPr>
        <w:t>β</w:t>
      </w:r>
      <w:r w:rsidR="00744509">
        <w:rPr>
          <w:rFonts w:hint="eastAsia"/>
        </w:rPr>
        <w:t>=1.31</w:t>
      </w:r>
      <w:r w:rsidR="00AA1DF4">
        <w:rPr>
          <w:rFonts w:hint="eastAsia"/>
        </w:rPr>
        <w:t>0</w:t>
      </w:r>
    </w:p>
    <w:p w14:paraId="37AAB448" w14:textId="4EE328B7" w:rsidR="007F36CB" w:rsidRDefault="007F36CB" w:rsidP="007F36CB">
      <w:r>
        <w:rPr>
          <w:rFonts w:hint="eastAsia"/>
        </w:rPr>
        <w:t>得到实际载荷系数</w:t>
      </w:r>
      <w:r>
        <w:rPr>
          <w:rFonts w:hint="eastAsia"/>
        </w:rPr>
        <w:t xml:space="preserve">                         </w:t>
      </w:r>
    </w:p>
    <w:p w14:paraId="78696E12" w14:textId="5EB7AB8E" w:rsidR="00AA1DF4" w:rsidRPr="006D466E" w:rsidRDefault="00EE07B9" w:rsidP="00596E37">
      <w:r w:rsidRPr="00EE07B9">
        <w:rPr>
          <w:noProof/>
        </w:rPr>
        <w:drawing>
          <wp:anchor distT="0" distB="0" distL="114300" distR="114300" simplePos="0" relativeHeight="251658307" behindDoc="0" locked="0" layoutInCell="1" allowOverlap="1" wp14:anchorId="3E9AE4E3" wp14:editId="0A99A608">
            <wp:simplePos x="0" y="0"/>
            <wp:positionH relativeFrom="margin">
              <wp:align>left</wp:align>
            </wp:positionH>
            <wp:positionV relativeFrom="paragraph">
              <wp:posOffset>27526</wp:posOffset>
            </wp:positionV>
            <wp:extent cx="3808675" cy="168745"/>
            <wp:effectExtent l="0" t="0" r="0" b="3175"/>
            <wp:wrapNone/>
            <wp:docPr id="145360278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675" cy="16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E6C618" w14:textId="77777777" w:rsidR="004D0AF7" w:rsidRDefault="004D0AF7" w:rsidP="004D0AF7">
      <w:r w:rsidRPr="001A0F30">
        <w:rPr>
          <w:noProof/>
        </w:rPr>
        <w:drawing>
          <wp:anchor distT="0" distB="0" distL="114300" distR="114300" simplePos="0" relativeHeight="251658308" behindDoc="0" locked="0" layoutInCell="1" allowOverlap="1" wp14:anchorId="5E4A304D" wp14:editId="5F2BF2E8">
            <wp:simplePos x="0" y="0"/>
            <wp:positionH relativeFrom="column">
              <wp:posOffset>555889</wp:posOffset>
            </wp:positionH>
            <wp:positionV relativeFrom="paragraph">
              <wp:posOffset>14437</wp:posOffset>
            </wp:positionV>
            <wp:extent cx="1000664" cy="367115"/>
            <wp:effectExtent l="0" t="0" r="9525" b="0"/>
            <wp:wrapNone/>
            <wp:docPr id="297242869" name="图片 31" descr="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53953" name="图片 31" descr="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664" cy="36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5659">
        <w:t>根据公式</w:t>
      </w:r>
      <w:r w:rsidRPr="00745659">
        <w:t> </w:t>
      </w:r>
    </w:p>
    <w:p w14:paraId="7A25B653" w14:textId="7FADAE50" w:rsidR="00377E54" w:rsidRPr="00596E37" w:rsidRDefault="00734313" w:rsidP="00AE28F7">
      <w:r w:rsidRPr="00734313">
        <w:rPr>
          <w:noProof/>
        </w:rPr>
        <w:drawing>
          <wp:anchor distT="0" distB="0" distL="114300" distR="114300" simplePos="0" relativeHeight="251658309" behindDoc="0" locked="0" layoutInCell="1" allowOverlap="1" wp14:anchorId="3D88BDC9" wp14:editId="711FA562">
            <wp:simplePos x="0" y="0"/>
            <wp:positionH relativeFrom="margin">
              <wp:align>left</wp:align>
            </wp:positionH>
            <wp:positionV relativeFrom="paragraph">
              <wp:posOffset>131832</wp:posOffset>
            </wp:positionV>
            <wp:extent cx="3189751" cy="270345"/>
            <wp:effectExtent l="0" t="0" r="0" b="0"/>
            <wp:wrapNone/>
            <wp:docPr id="110029629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751" cy="27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345357" w14:textId="329C375F" w:rsidR="00377E54" w:rsidRDefault="00377E54" w:rsidP="00AE28F7"/>
    <w:p w14:paraId="27E13F91" w14:textId="491B1208" w:rsidR="00D95A10" w:rsidRPr="00D95A10" w:rsidRDefault="0071077D" w:rsidP="00D95A10">
      <w:r w:rsidRPr="0071077D">
        <w:rPr>
          <w:noProof/>
        </w:rPr>
        <w:drawing>
          <wp:anchor distT="0" distB="0" distL="114300" distR="114300" simplePos="0" relativeHeight="251658310" behindDoc="0" locked="0" layoutInCell="1" allowOverlap="1" wp14:anchorId="226327D6" wp14:editId="10ADFF5C">
            <wp:simplePos x="0" y="0"/>
            <wp:positionH relativeFrom="margin">
              <wp:posOffset>1223949</wp:posOffset>
            </wp:positionH>
            <wp:positionV relativeFrom="paragraph">
              <wp:posOffset>192984</wp:posOffset>
            </wp:positionV>
            <wp:extent cx="1908313" cy="210912"/>
            <wp:effectExtent l="0" t="0" r="0" b="0"/>
            <wp:wrapNone/>
            <wp:docPr id="115750276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313" cy="210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5A10" w:rsidRPr="00D95A10">
        <w:t>调整后小齿轮分度圆直径约为</w:t>
      </w:r>
      <w:r w:rsidR="00D95A10" w:rsidRPr="00D95A10">
        <w:t>28.16 mm</w:t>
      </w:r>
      <w:r w:rsidR="00D95A10" w:rsidRPr="00D95A10">
        <w:t>，</w:t>
      </w:r>
      <w:r w:rsidR="00322D36">
        <w:rPr>
          <w:rFonts w:hint="eastAsia"/>
        </w:rPr>
        <w:t>（</w:t>
      </w:r>
      <w:r w:rsidR="00D95A10" w:rsidRPr="00D95A10">
        <w:t>需匹配对应齿数与模数</w:t>
      </w:r>
      <w:r w:rsidR="00D95A10" w:rsidRPr="00D95A10">
        <w:t>m=1.25</w:t>
      </w:r>
      <w:r w:rsidR="00D95A10" w:rsidRPr="00D95A10">
        <w:t>、齿数</w:t>
      </w:r>
      <w:r w:rsidR="00D95A10">
        <w:rPr>
          <w:rFonts w:hint="eastAsia"/>
        </w:rPr>
        <w:t>z</w:t>
      </w:r>
      <w:r w:rsidR="00D95A10" w:rsidRPr="00D95A10">
        <w:t>=22</w:t>
      </w:r>
      <w:r w:rsidR="00322D36">
        <w:rPr>
          <w:rFonts w:hint="eastAsia"/>
        </w:rPr>
        <w:t>）</w:t>
      </w:r>
    </w:p>
    <w:p w14:paraId="65505D9D" w14:textId="0DBDE587" w:rsidR="00322D36" w:rsidRPr="00322D36" w:rsidRDefault="00322D36" w:rsidP="00322D36">
      <w:r w:rsidRPr="00322D36">
        <w:t>m=1.5mm</w:t>
      </w:r>
      <w:r w:rsidRPr="00322D36">
        <w:t>（更保守）</w:t>
      </w:r>
    </w:p>
    <w:p w14:paraId="5611D7E2" w14:textId="536F33C5" w:rsidR="00377E54" w:rsidRDefault="00377E54" w:rsidP="00AE28F7"/>
    <w:p w14:paraId="171B0AAB" w14:textId="77777777" w:rsidR="00377E54" w:rsidRPr="00AB75DA" w:rsidRDefault="00377E54" w:rsidP="00AE28F7"/>
    <w:p w14:paraId="3AD06B4E" w14:textId="77777777" w:rsidR="00377E54" w:rsidRDefault="00377E54" w:rsidP="00AE28F7"/>
    <w:p w14:paraId="76BB506F" w14:textId="77777777" w:rsidR="00377E54" w:rsidRDefault="00377E54" w:rsidP="00AE28F7"/>
    <w:tbl>
      <w:tblPr>
        <w:tblpPr w:leftFromText="180" w:rightFromText="180" w:vertAnchor="page" w:horzAnchor="margin" w:tblpY="13627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0C186B" w14:paraId="7BB5C2A9" w14:textId="77777777" w:rsidTr="0020304A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6CC92" w14:textId="77777777" w:rsidR="000C186B" w:rsidRPr="00AE28F7" w:rsidRDefault="000C186B" w:rsidP="0020304A">
            <w:pPr>
              <w:rPr>
                <w:rFonts w:ascii="黑体" w:eastAsia="黑体"/>
                <w:b/>
                <w:bCs/>
                <w:szCs w:val="32"/>
              </w:rPr>
            </w:pPr>
          </w:p>
          <w:p w14:paraId="46D2EB42" w14:textId="77777777" w:rsidR="000C186B" w:rsidRPr="00AE28F7" w:rsidRDefault="000C186B" w:rsidP="0020304A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2498244F" w14:textId="1DA8A73C" w:rsidR="000C186B" w:rsidRPr="008A2144" w:rsidRDefault="0073047F" w:rsidP="0020304A">
            <w:pPr>
              <w:rPr>
                <w:rFonts w:ascii="黑体" w:eastAsia="黑体"/>
                <w:szCs w:val="32"/>
              </w:rPr>
            </w:pPr>
            <w:r>
              <w:rPr>
                <w:rFonts w:ascii="黑体" w:eastAsia="黑体" w:hint="eastAsia"/>
                <w:szCs w:val="32"/>
              </w:rPr>
              <w:t>小齿轮分度圆直径33mm  模数为1.5mm</w:t>
            </w:r>
          </w:p>
        </w:tc>
      </w:tr>
    </w:tbl>
    <w:p w14:paraId="0CB40692" w14:textId="77777777" w:rsidR="00377E54" w:rsidRDefault="00377E54" w:rsidP="00AE28F7"/>
    <w:p w14:paraId="76046163" w14:textId="77777777" w:rsidR="00377E54" w:rsidRDefault="00377E54" w:rsidP="00AE28F7"/>
    <w:p w14:paraId="591B34B6" w14:textId="77777777" w:rsidR="00377E54" w:rsidRDefault="00377E54" w:rsidP="00AE28F7"/>
    <w:p w14:paraId="49828D1C" w14:textId="77777777" w:rsidR="00377E54" w:rsidRDefault="00377E54" w:rsidP="00AE28F7"/>
    <w:p w14:paraId="448C36AB" w14:textId="77777777" w:rsidR="00377E54" w:rsidRDefault="00377E54" w:rsidP="00AE28F7"/>
    <w:p w14:paraId="5A5EE1B2" w14:textId="77777777" w:rsidR="0046292D" w:rsidRDefault="0046292D" w:rsidP="00AE28F7"/>
    <w:p w14:paraId="7CDC1ACB" w14:textId="7D89E63A" w:rsidR="005F7AAC" w:rsidRDefault="005F7AAC" w:rsidP="005F7AAC">
      <w:pPr>
        <w:rPr>
          <w:b/>
          <w:bCs/>
          <w:sz w:val="24"/>
        </w:rPr>
      </w:pPr>
      <w:r w:rsidRPr="001B33B9">
        <w:rPr>
          <w:rFonts w:hint="eastAsia"/>
          <w:b/>
          <w:bCs/>
          <w:sz w:val="24"/>
        </w:rPr>
        <w:lastRenderedPageBreak/>
        <w:t>3.</w:t>
      </w:r>
      <w:r>
        <w:rPr>
          <w:rFonts w:hint="eastAsia"/>
          <w:b/>
          <w:bCs/>
          <w:sz w:val="24"/>
        </w:rPr>
        <w:t>2</w:t>
      </w:r>
      <w:r w:rsidRPr="001B33B9">
        <w:rPr>
          <w:rFonts w:hint="eastAsia"/>
          <w:b/>
          <w:bCs/>
          <w:sz w:val="24"/>
        </w:rPr>
        <w:t>.</w:t>
      </w: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按齿根弯曲疲劳强度设计</w:t>
      </w:r>
    </w:p>
    <w:p w14:paraId="7BAF6962" w14:textId="77777777" w:rsidR="00B24A34" w:rsidRPr="00B90E56" w:rsidRDefault="00B24A34" w:rsidP="00B24A34">
      <w:r w:rsidRPr="00B90E56">
        <w:rPr>
          <w:noProof/>
        </w:rPr>
        <w:drawing>
          <wp:anchor distT="0" distB="0" distL="114300" distR="114300" simplePos="0" relativeHeight="251658311" behindDoc="0" locked="0" layoutInCell="1" allowOverlap="1" wp14:anchorId="74780078" wp14:editId="3AB6F128">
            <wp:simplePos x="0" y="0"/>
            <wp:positionH relativeFrom="column">
              <wp:posOffset>1729596</wp:posOffset>
            </wp:positionH>
            <wp:positionV relativeFrom="paragraph">
              <wp:posOffset>18870</wp:posOffset>
            </wp:positionV>
            <wp:extent cx="1863306" cy="510503"/>
            <wp:effectExtent l="0" t="0" r="3810" b="4445"/>
            <wp:wrapNone/>
            <wp:docPr id="1230071434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33840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219" cy="51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2220">
        <w:t>由式（</w:t>
      </w:r>
      <w:r w:rsidRPr="00C02220">
        <w:t>10-7</w:t>
      </w:r>
      <w:r w:rsidRPr="00C02220">
        <w:t>）试算模数，即</w:t>
      </w:r>
    </w:p>
    <w:p w14:paraId="136ADE53" w14:textId="77777777" w:rsidR="00B24A34" w:rsidRDefault="00B24A34" w:rsidP="00B24A34"/>
    <w:p w14:paraId="05DFC43D" w14:textId="77777777" w:rsidR="00B24A34" w:rsidRDefault="00B24A34" w:rsidP="00B24A34"/>
    <w:p w14:paraId="2FD13E60" w14:textId="77777777" w:rsidR="00BD5B31" w:rsidRDefault="00BD5B31" w:rsidP="00BD5B31">
      <w:r w:rsidRPr="008E5B02">
        <w:t>确定公式中的各参数值</w:t>
      </w:r>
    </w:p>
    <w:p w14:paraId="550F437A" w14:textId="28F3D49B" w:rsidR="008E1EEB" w:rsidRDefault="004858DD" w:rsidP="008E1EEB">
      <w:r w:rsidRPr="004858DD">
        <w:rPr>
          <w:noProof/>
        </w:rPr>
        <w:drawing>
          <wp:anchor distT="0" distB="0" distL="114300" distR="114300" simplePos="0" relativeHeight="251658312" behindDoc="0" locked="0" layoutInCell="1" allowOverlap="1" wp14:anchorId="6F3698E1" wp14:editId="66FE07CB">
            <wp:simplePos x="0" y="0"/>
            <wp:positionH relativeFrom="margin">
              <wp:posOffset>2886323</wp:posOffset>
            </wp:positionH>
            <wp:positionV relativeFrom="paragraph">
              <wp:posOffset>127083</wp:posOffset>
            </wp:positionV>
            <wp:extent cx="2719346" cy="247564"/>
            <wp:effectExtent l="0" t="0" r="0" b="635"/>
            <wp:wrapNone/>
            <wp:docPr id="188613564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346" cy="247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EEB" w:rsidRPr="001972A8">
        <w:rPr>
          <w:b/>
          <w:bCs/>
        </w:rPr>
        <w:t>步骤</w:t>
      </w:r>
      <w:r w:rsidR="008E1EEB" w:rsidRPr="001972A8">
        <w:rPr>
          <w:b/>
          <w:bCs/>
        </w:rPr>
        <w:t xml:space="preserve"> </w:t>
      </w:r>
      <w:r w:rsidR="008E1EEB">
        <w:rPr>
          <w:rFonts w:hint="eastAsia"/>
          <w:b/>
          <w:bCs/>
        </w:rPr>
        <w:t>1</w:t>
      </w:r>
      <w:r w:rsidR="008E1EEB">
        <w:rPr>
          <w:rFonts w:hint="eastAsia"/>
          <w:b/>
          <w:bCs/>
        </w:rPr>
        <w:t>：</w:t>
      </w:r>
      <w:r w:rsidR="008E1EEB" w:rsidRPr="00350F72">
        <w:t>试选</w:t>
      </w:r>
      <w:r w:rsidR="008E1EEB">
        <w:rPr>
          <w:rFonts w:hint="eastAsia"/>
        </w:rPr>
        <w:t>Kft=1.3</w:t>
      </w:r>
    </w:p>
    <w:p w14:paraId="78A13130" w14:textId="1E0CC16C" w:rsidR="00CE44F1" w:rsidRPr="008B6FE0" w:rsidRDefault="00CE44F1" w:rsidP="00CE44F1">
      <w:pPr>
        <w:rPr>
          <w:rFonts w:ascii="黑体" w:eastAsia="黑体"/>
        </w:rPr>
      </w:pPr>
      <w:r w:rsidRPr="001972A8">
        <w:rPr>
          <w:b/>
          <w:bCs/>
        </w:rPr>
        <w:t>步骤</w:t>
      </w:r>
      <w:r w:rsidRPr="001972A8"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 w:rsidRPr="00F06826">
        <w:rPr>
          <w:rFonts w:hint="eastAsia"/>
        </w:rPr>
        <w:t>算弯曲技劳强度用重合度系数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=1.69</m:t>
        </m:r>
      </m:oMath>
    </w:p>
    <w:p w14:paraId="4C97BB3D" w14:textId="33E3337C" w:rsidR="00377E54" w:rsidRDefault="00E6120A" w:rsidP="00AE28F7">
      <w:r w:rsidRPr="001972A8">
        <w:rPr>
          <w:b/>
          <w:bCs/>
        </w:rPr>
        <w:t>步骤</w:t>
      </w:r>
      <w:r w:rsidRPr="001972A8">
        <w:rPr>
          <w:b/>
          <w:bCs/>
        </w:rPr>
        <w:t xml:space="preserve">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</w:t>
      </w:r>
      <w:r w:rsidRPr="00E6120A">
        <w:rPr>
          <w:rFonts w:hint="eastAsia"/>
        </w:rPr>
        <w:t>查得齿形系数</w:t>
      </w:r>
      <w:r w:rsidR="00D6208C">
        <w:rPr>
          <w:rFonts w:hint="eastAsia"/>
        </w:rPr>
        <w:t>Yfa1=</w:t>
      </w:r>
      <w:r w:rsidR="00F1049B">
        <w:rPr>
          <w:rFonts w:hint="eastAsia"/>
        </w:rPr>
        <w:t>2.72  Yfa2=2.172  Ysa1=1.57  Ysa2=</w:t>
      </w:r>
      <w:r w:rsidR="0091679F">
        <w:rPr>
          <w:rFonts w:hint="eastAsia"/>
        </w:rPr>
        <w:t>1.798</w:t>
      </w:r>
    </w:p>
    <w:p w14:paraId="4628BCAF" w14:textId="3EA38DA1" w:rsidR="00F01FE2" w:rsidRDefault="0091679F" w:rsidP="00F01FE2">
      <w:pPr>
        <w:rPr>
          <w:b/>
          <w:bCs/>
        </w:rPr>
      </w:pPr>
      <w:r>
        <w:rPr>
          <w:rFonts w:hint="eastAsia"/>
        </w:rPr>
        <w:t xml:space="preserve">     </w:t>
      </w:r>
      <w:r w:rsidR="009639C0" w:rsidRPr="009639C0">
        <w:rPr>
          <w:rFonts w:hint="eastAsia"/>
        </w:rPr>
        <w:t>查得小齿轮大齿轮齿根弯曲疲劳极限分别为</w:t>
      </w:r>
      <w:r w:rsidR="009639C0">
        <w:rPr>
          <w:rFonts w:hint="eastAsia"/>
        </w:rPr>
        <w:t xml:space="preserve"> </w:t>
      </w:r>
      <w:r w:rsidR="00F01FE2">
        <w:rPr>
          <w:rFonts w:hint="eastAsia"/>
          <w:b/>
          <w:bCs/>
        </w:rPr>
        <w:t>δ</w:t>
      </w:r>
      <w:r w:rsidR="00F01FE2">
        <w:rPr>
          <w:rFonts w:hint="eastAsia"/>
          <w:b/>
          <w:bCs/>
        </w:rPr>
        <w:t xml:space="preserve">Fmin1=500Mpa </w:t>
      </w:r>
      <w:r w:rsidR="00F01FE2">
        <w:rPr>
          <w:rFonts w:hint="eastAsia"/>
          <w:b/>
          <w:bCs/>
        </w:rPr>
        <w:t>δ</w:t>
      </w:r>
      <w:r w:rsidR="00F01FE2">
        <w:rPr>
          <w:rFonts w:hint="eastAsia"/>
          <w:b/>
          <w:bCs/>
        </w:rPr>
        <w:t>Fmin2=320Mpa</w:t>
      </w:r>
    </w:p>
    <w:p w14:paraId="642CF2BD" w14:textId="09DC5A2D" w:rsidR="003F034F" w:rsidRDefault="001C2C1E" w:rsidP="003F034F">
      <w:r w:rsidRPr="00A773C2">
        <w:rPr>
          <w:rFonts w:hint="eastAsia"/>
        </w:rPr>
        <w:t>查得弯曲</w:t>
      </w:r>
      <w:r>
        <w:rPr>
          <w:rFonts w:hint="eastAsia"/>
        </w:rPr>
        <w:t>疲</w:t>
      </w:r>
      <w:r w:rsidRPr="00A773C2">
        <w:rPr>
          <w:rFonts w:hint="eastAsia"/>
        </w:rPr>
        <w:t>劳寿命系数</w:t>
      </w:r>
      <w:r w:rsidR="003F034F">
        <w:rPr>
          <w:rFonts w:hint="eastAsia"/>
        </w:rPr>
        <w:t xml:space="preserve">N1=1.373*10^9  N2=2.94*10^8  </w:t>
      </w:r>
      <w:r w:rsidR="00D366A8">
        <w:rPr>
          <w:rFonts w:hint="eastAsia"/>
        </w:rPr>
        <w:t>Kfn1=0.85  Kfn2=</w:t>
      </w:r>
      <w:r w:rsidR="009F32B0">
        <w:rPr>
          <w:rFonts w:hint="eastAsia"/>
        </w:rPr>
        <w:t>0.89</w:t>
      </w:r>
    </w:p>
    <w:p w14:paraId="4E3A89BC" w14:textId="0044F6B8" w:rsidR="0093526B" w:rsidRDefault="002F6A91" w:rsidP="0093526B">
      <w:pPr>
        <w:ind w:firstLineChars="400" w:firstLine="840"/>
      </w:pPr>
      <w:r w:rsidRPr="002F6A91">
        <w:rPr>
          <w:noProof/>
        </w:rPr>
        <w:drawing>
          <wp:anchor distT="0" distB="0" distL="114300" distR="114300" simplePos="0" relativeHeight="251658313" behindDoc="0" locked="0" layoutInCell="1" allowOverlap="1" wp14:anchorId="07EED3B5" wp14:editId="1F9A1EC0">
            <wp:simplePos x="0" y="0"/>
            <wp:positionH relativeFrom="margin">
              <wp:posOffset>1910080</wp:posOffset>
            </wp:positionH>
            <wp:positionV relativeFrom="paragraph">
              <wp:posOffset>177055</wp:posOffset>
            </wp:positionV>
            <wp:extent cx="2846567" cy="227346"/>
            <wp:effectExtent l="0" t="0" r="0" b="1270"/>
            <wp:wrapNone/>
            <wp:docPr id="159331865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567" cy="227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3596">
        <w:rPr>
          <w:rFonts w:hint="eastAsia"/>
        </w:rPr>
        <w:t>取弯曲</w:t>
      </w:r>
      <w:r w:rsidR="00903596" w:rsidRPr="00A61A74">
        <w:rPr>
          <w:rFonts w:hint="eastAsia"/>
        </w:rPr>
        <w:t>曲疲劳安全系数</w:t>
      </w:r>
      <w:r w:rsidR="00903596">
        <w:rPr>
          <w:rFonts w:hint="eastAsia"/>
        </w:rPr>
        <w:t>s=</w:t>
      </w:r>
      <w:r w:rsidR="00903596" w:rsidRPr="00A61A74">
        <w:rPr>
          <w:rFonts w:hint="eastAsia"/>
        </w:rPr>
        <w:t>1.4</w:t>
      </w:r>
    </w:p>
    <w:p w14:paraId="4587C01E" w14:textId="42A36E71" w:rsidR="0093526B" w:rsidRPr="003D35EB" w:rsidRDefault="0093526B" w:rsidP="0093526B">
      <w:pPr>
        <w:ind w:firstLineChars="400" w:firstLine="840"/>
      </w:pPr>
      <w:r>
        <w:rPr>
          <w:rFonts w:hint="eastAsia"/>
        </w:rPr>
        <w:t>则求得齿轮许用应力为</w:t>
      </w:r>
    </w:p>
    <w:p w14:paraId="7F8B1E05" w14:textId="0BDB6716" w:rsidR="00D366A8" w:rsidRPr="0093526B" w:rsidRDefault="002F2BE2" w:rsidP="003F034F">
      <w:r w:rsidRPr="002F2BE2">
        <w:rPr>
          <w:noProof/>
        </w:rPr>
        <w:drawing>
          <wp:anchor distT="0" distB="0" distL="114300" distR="114300" simplePos="0" relativeHeight="251658314" behindDoc="0" locked="0" layoutInCell="1" allowOverlap="1" wp14:anchorId="2E3570C8" wp14:editId="743F61F1">
            <wp:simplePos x="0" y="0"/>
            <wp:positionH relativeFrom="margin">
              <wp:posOffset>1926203</wp:posOffset>
            </wp:positionH>
            <wp:positionV relativeFrom="paragraph">
              <wp:posOffset>27747</wp:posOffset>
            </wp:positionV>
            <wp:extent cx="2934985" cy="253365"/>
            <wp:effectExtent l="0" t="0" r="0" b="0"/>
            <wp:wrapNone/>
            <wp:docPr id="151740899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900" cy="25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9392AF" w14:textId="190E2C22" w:rsidR="0091679F" w:rsidRPr="003F034F" w:rsidRDefault="0079310A" w:rsidP="002F2BE2">
      <w:r w:rsidRPr="0079310A">
        <w:rPr>
          <w:noProof/>
        </w:rPr>
        <w:drawing>
          <wp:anchor distT="0" distB="0" distL="114300" distR="114300" simplePos="0" relativeHeight="251658315" behindDoc="0" locked="0" layoutInCell="1" allowOverlap="1" wp14:anchorId="788F555B" wp14:editId="46396054">
            <wp:simplePos x="0" y="0"/>
            <wp:positionH relativeFrom="column">
              <wp:posOffset>1679713</wp:posOffset>
            </wp:positionH>
            <wp:positionV relativeFrom="paragraph">
              <wp:posOffset>131583</wp:posOffset>
            </wp:positionV>
            <wp:extent cx="334009" cy="294199"/>
            <wp:effectExtent l="0" t="0" r="9525" b="0"/>
            <wp:wrapNone/>
            <wp:docPr id="80625996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09" cy="294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4386F" w14:textId="3EEDE4F9" w:rsidR="00377E54" w:rsidRDefault="004D38BE" w:rsidP="00AE28F7">
      <w:r w:rsidRPr="004D38BE">
        <w:t>分别计算小齿轮和大齿轮的</w:t>
      </w:r>
    </w:p>
    <w:p w14:paraId="305D1F79" w14:textId="6F082C53" w:rsidR="00377E54" w:rsidRDefault="00541DFE" w:rsidP="00AE28F7">
      <w:r w:rsidRPr="00541DFE">
        <w:rPr>
          <w:noProof/>
        </w:rPr>
        <w:drawing>
          <wp:anchor distT="0" distB="0" distL="114300" distR="114300" simplePos="0" relativeHeight="251658317" behindDoc="0" locked="0" layoutInCell="1" allowOverlap="1" wp14:anchorId="5A294949" wp14:editId="2D6DE649">
            <wp:simplePos x="0" y="0"/>
            <wp:positionH relativeFrom="margin">
              <wp:posOffset>2347623</wp:posOffset>
            </wp:positionH>
            <wp:positionV relativeFrom="paragraph">
              <wp:posOffset>29736</wp:posOffset>
            </wp:positionV>
            <wp:extent cx="2691253" cy="318052"/>
            <wp:effectExtent l="0" t="0" r="0" b="6350"/>
            <wp:wrapNone/>
            <wp:docPr id="162113256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589" cy="32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1DFE">
        <w:rPr>
          <w:noProof/>
        </w:rPr>
        <w:drawing>
          <wp:anchor distT="0" distB="0" distL="114300" distR="114300" simplePos="0" relativeHeight="251658316" behindDoc="0" locked="0" layoutInCell="1" allowOverlap="1" wp14:anchorId="3FA643E8" wp14:editId="6D2E6732">
            <wp:simplePos x="0" y="0"/>
            <wp:positionH relativeFrom="margin">
              <wp:align>left</wp:align>
            </wp:positionH>
            <wp:positionV relativeFrom="paragraph">
              <wp:posOffset>45030</wp:posOffset>
            </wp:positionV>
            <wp:extent cx="2305878" cy="311764"/>
            <wp:effectExtent l="0" t="0" r="0" b="0"/>
            <wp:wrapNone/>
            <wp:docPr id="147622488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878" cy="311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759A1" w14:textId="12CCAA13" w:rsidR="00377E54" w:rsidRDefault="0099357A" w:rsidP="00AE28F7">
      <w:r w:rsidRPr="0079310A">
        <w:rPr>
          <w:noProof/>
        </w:rPr>
        <w:drawing>
          <wp:anchor distT="0" distB="0" distL="114300" distR="114300" simplePos="0" relativeHeight="251658318" behindDoc="0" locked="0" layoutInCell="1" allowOverlap="1" wp14:anchorId="3CC4F450" wp14:editId="72074209">
            <wp:simplePos x="0" y="0"/>
            <wp:positionH relativeFrom="column">
              <wp:posOffset>866140</wp:posOffset>
            </wp:positionH>
            <wp:positionV relativeFrom="paragraph">
              <wp:posOffset>108198</wp:posOffset>
            </wp:positionV>
            <wp:extent cx="334009" cy="294199"/>
            <wp:effectExtent l="0" t="0" r="9525" b="0"/>
            <wp:wrapNone/>
            <wp:docPr id="111371237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09" cy="294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6EA90" w14:textId="74A6EA15" w:rsidR="00377E54" w:rsidRDefault="000C50BA" w:rsidP="00AE28F7">
      <w:r w:rsidRPr="000C50BA">
        <w:rPr>
          <w:noProof/>
        </w:rPr>
        <w:drawing>
          <wp:anchor distT="0" distB="0" distL="114300" distR="114300" simplePos="0" relativeHeight="251658319" behindDoc="0" locked="0" layoutInCell="1" allowOverlap="1" wp14:anchorId="3DEADB53" wp14:editId="7E03E014">
            <wp:simplePos x="0" y="0"/>
            <wp:positionH relativeFrom="margin">
              <wp:posOffset>1146977</wp:posOffset>
            </wp:positionH>
            <wp:positionV relativeFrom="paragraph">
              <wp:posOffset>166233</wp:posOffset>
            </wp:positionV>
            <wp:extent cx="1987826" cy="311784"/>
            <wp:effectExtent l="0" t="0" r="0" b="0"/>
            <wp:wrapNone/>
            <wp:docPr id="445165216" name="图片 28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65216" name="图片 28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667" cy="31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57A">
        <w:rPr>
          <w:rFonts w:hint="eastAsia"/>
        </w:rPr>
        <w:t>因为大齿轮的</w:t>
      </w:r>
      <w:r w:rsidR="0099357A">
        <w:rPr>
          <w:rFonts w:hint="eastAsia"/>
        </w:rPr>
        <w:t xml:space="preserve">       </w:t>
      </w:r>
      <w:r w:rsidR="0099357A">
        <w:rPr>
          <w:rFonts w:hint="eastAsia"/>
        </w:rPr>
        <w:t>更大，所以取</w:t>
      </w:r>
      <w:r w:rsidR="0017384E">
        <w:rPr>
          <w:rFonts w:hint="eastAsia"/>
        </w:rPr>
        <w:t xml:space="preserve"> 0.0192</w:t>
      </w:r>
    </w:p>
    <w:p w14:paraId="0418347C" w14:textId="6A5FDC3C" w:rsidR="00377E54" w:rsidRDefault="00D05DD6" w:rsidP="00AE28F7">
      <w:r w:rsidRPr="001972A8">
        <w:rPr>
          <w:b/>
          <w:bCs/>
        </w:rPr>
        <w:t>步骤</w:t>
      </w:r>
      <w:r w:rsidRPr="001972A8">
        <w:rPr>
          <w:b/>
          <w:bCs/>
        </w:rPr>
        <w:t xml:space="preserve"> 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：试算模数</w:t>
      </w:r>
    </w:p>
    <w:p w14:paraId="37759676" w14:textId="146865A0" w:rsidR="00377E54" w:rsidRDefault="00B57C25" w:rsidP="00AE28F7">
      <w:r w:rsidRPr="00B57C25">
        <w:rPr>
          <w:noProof/>
        </w:rPr>
        <w:drawing>
          <wp:anchor distT="0" distB="0" distL="114300" distR="114300" simplePos="0" relativeHeight="251658320" behindDoc="0" locked="0" layoutInCell="1" allowOverlap="1" wp14:anchorId="5BC10629" wp14:editId="040F6C8B">
            <wp:simplePos x="0" y="0"/>
            <wp:positionH relativeFrom="margin">
              <wp:align>left</wp:align>
            </wp:positionH>
            <wp:positionV relativeFrom="paragraph">
              <wp:posOffset>32274</wp:posOffset>
            </wp:positionV>
            <wp:extent cx="2250219" cy="287965"/>
            <wp:effectExtent l="0" t="0" r="0" b="0"/>
            <wp:wrapNone/>
            <wp:docPr id="200016799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219" cy="2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3AD56" w14:textId="646511CA" w:rsidR="00377E54" w:rsidRDefault="00377E54" w:rsidP="00AE28F7"/>
    <w:p w14:paraId="5AEAC763" w14:textId="4ACA4297" w:rsidR="00396633" w:rsidRPr="00D00ADD" w:rsidRDefault="00D00ADD" w:rsidP="00AE28F7">
      <w:r>
        <w:rPr>
          <w:rFonts w:hint="eastAsia"/>
        </w:rPr>
        <w:t>取</w:t>
      </w:r>
      <w:r>
        <w:rPr>
          <w:rFonts w:hint="eastAsia"/>
        </w:rPr>
        <w:t>1mm</w:t>
      </w:r>
      <w:r>
        <w:rPr>
          <w:rFonts w:hint="eastAsia"/>
        </w:rPr>
        <w:t>可以满足要求，方便加工！</w:t>
      </w:r>
    </w:p>
    <w:p w14:paraId="25488D28" w14:textId="26E1C6E7" w:rsidR="00377E54" w:rsidRDefault="00974FF6" w:rsidP="00AE28F7">
      <w:r w:rsidRPr="00974FF6">
        <w:rPr>
          <w:noProof/>
        </w:rPr>
        <w:drawing>
          <wp:anchor distT="0" distB="0" distL="114300" distR="114300" simplePos="0" relativeHeight="251658321" behindDoc="0" locked="0" layoutInCell="1" allowOverlap="1" wp14:anchorId="61E76F92" wp14:editId="7603667A">
            <wp:simplePos x="0" y="0"/>
            <wp:positionH relativeFrom="column">
              <wp:posOffset>3166607</wp:posOffset>
            </wp:positionH>
            <wp:positionV relativeFrom="paragraph">
              <wp:posOffset>178159</wp:posOffset>
            </wp:positionV>
            <wp:extent cx="2440774" cy="233835"/>
            <wp:effectExtent l="0" t="0" r="0" b="0"/>
            <wp:wrapNone/>
            <wp:docPr id="160986113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29" cy="2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08ED" w:rsidRPr="001972A8">
        <w:rPr>
          <w:b/>
          <w:bCs/>
        </w:rPr>
        <w:t>步骤</w:t>
      </w:r>
      <w:r w:rsidR="00DF08ED" w:rsidRPr="001972A8">
        <w:rPr>
          <w:b/>
          <w:bCs/>
        </w:rPr>
        <w:t xml:space="preserve"> </w:t>
      </w:r>
      <w:r w:rsidR="00DF08ED">
        <w:rPr>
          <w:rFonts w:hint="eastAsia"/>
          <w:b/>
          <w:bCs/>
        </w:rPr>
        <w:t>5</w:t>
      </w:r>
      <w:r w:rsidR="00DF08ED">
        <w:rPr>
          <w:rFonts w:hint="eastAsia"/>
          <w:b/>
          <w:bCs/>
        </w:rPr>
        <w:t>：调整齿轮模数</w:t>
      </w:r>
    </w:p>
    <w:p w14:paraId="41984EC9" w14:textId="15E2BD97" w:rsidR="00377E54" w:rsidRDefault="00396633" w:rsidP="00AE28F7">
      <w:r w:rsidRPr="00077ABF">
        <w:rPr>
          <w:rFonts w:hint="eastAsia"/>
        </w:rPr>
        <w:t>圆周速度</w:t>
      </w:r>
      <w:r w:rsidRPr="00077ABF">
        <w:rPr>
          <w:rFonts w:hint="eastAsia"/>
        </w:rPr>
        <w:t xml:space="preserve"> d1t=mtz1=1</w:t>
      </w:r>
      <w:r w:rsidRPr="00077ABF">
        <w:rPr>
          <w:rFonts w:hint="eastAsia"/>
        </w:rPr>
        <w:t>×</w:t>
      </w:r>
      <w:r w:rsidRPr="00077ABF">
        <w:rPr>
          <w:rFonts w:hint="eastAsia"/>
        </w:rPr>
        <w:t>2</w:t>
      </w:r>
      <w:r w:rsidR="00D00ADD">
        <w:rPr>
          <w:rFonts w:hint="eastAsia"/>
        </w:rPr>
        <w:t>2</w:t>
      </w:r>
      <w:r w:rsidRPr="00077ABF">
        <w:rPr>
          <w:rFonts w:hint="eastAsia"/>
        </w:rPr>
        <w:t>=2</w:t>
      </w:r>
      <w:r w:rsidR="00D00ADD">
        <w:rPr>
          <w:rFonts w:hint="eastAsia"/>
        </w:rPr>
        <w:t>2</w:t>
      </w:r>
      <w:r w:rsidRPr="00077ABF">
        <w:rPr>
          <w:rFonts w:hint="eastAsia"/>
        </w:rPr>
        <w:t>mm</w:t>
      </w:r>
      <w:r w:rsidR="00344D71">
        <w:rPr>
          <w:rFonts w:hint="eastAsia"/>
        </w:rPr>
        <w:t xml:space="preserve">   </w:t>
      </w:r>
      <w:r w:rsidR="0046292D">
        <w:rPr>
          <w:rFonts w:ascii="黑体" w:eastAsia="黑体" w:hint="eastAsia"/>
          <w:szCs w:val="32"/>
        </w:rPr>
        <w:t xml:space="preserve">n1 = </w:t>
      </w:r>
      <m:oMath>
        <m:r>
          <w:rPr>
            <w:rFonts w:ascii="Cambria Math" w:hAnsi="Cambria Math"/>
          </w:rPr>
          <m:t>681.82rpm</m:t>
        </m:r>
      </m:oMath>
    </w:p>
    <w:p w14:paraId="7DEAA96B" w14:textId="784EB918" w:rsidR="00377E54" w:rsidRDefault="00190DD3" w:rsidP="00AE28F7">
      <w:r w:rsidRPr="00077ABF">
        <w:rPr>
          <w:rFonts w:hint="eastAsia"/>
        </w:rPr>
        <w:t>齿宽</w:t>
      </w:r>
      <w:r w:rsidRPr="00077ABF">
        <w:rPr>
          <w:rFonts w:hint="eastAsia"/>
        </w:rPr>
        <w:t>b=</w:t>
      </w:r>
      <w:r w:rsidRPr="00077ABF">
        <w:rPr>
          <w:rFonts w:hint="eastAsia"/>
        </w:rPr>
        <w:t>ф</w:t>
      </w:r>
      <w:r w:rsidRPr="00077ABF">
        <w:t>d</w:t>
      </w:r>
      <w:r w:rsidRPr="00077ABF">
        <w:rPr>
          <w:rFonts w:hint="eastAsia"/>
        </w:rPr>
        <w:t xml:space="preserve"> d1t=1</w:t>
      </w:r>
      <w:r w:rsidRPr="00077ABF">
        <w:rPr>
          <w:rFonts w:hint="eastAsia"/>
        </w:rPr>
        <w:t>×</w:t>
      </w:r>
      <w:r w:rsidRPr="00077ABF">
        <w:rPr>
          <w:rFonts w:hint="eastAsia"/>
        </w:rPr>
        <w:t>2</w:t>
      </w:r>
      <w:r>
        <w:rPr>
          <w:rFonts w:hint="eastAsia"/>
        </w:rPr>
        <w:t>2</w:t>
      </w:r>
      <w:r w:rsidRPr="00077ABF">
        <w:rPr>
          <w:rFonts w:hint="eastAsia"/>
        </w:rPr>
        <w:t>mm=2</w:t>
      </w:r>
      <w:r>
        <w:rPr>
          <w:rFonts w:hint="eastAsia"/>
        </w:rPr>
        <w:t>2</w:t>
      </w:r>
      <w:r w:rsidRPr="00077ABF">
        <w:rPr>
          <w:rFonts w:hint="eastAsia"/>
        </w:rPr>
        <w:t>mm</w:t>
      </w:r>
      <w:r w:rsidR="005E7253">
        <w:rPr>
          <w:rFonts w:hint="eastAsia"/>
        </w:rPr>
        <w:t xml:space="preserve">    </w:t>
      </w:r>
    </w:p>
    <w:p w14:paraId="77D5D68F" w14:textId="2B4D14EE" w:rsidR="00377E54" w:rsidRPr="00534003" w:rsidRDefault="002C7B7F" w:rsidP="00AE28F7">
      <w:pPr>
        <w:rPr>
          <w:rFonts w:eastAsiaTheme="minorEastAsia"/>
        </w:rPr>
      </w:pPr>
      <w:r w:rsidRPr="002C7B7F">
        <w:rPr>
          <w:noProof/>
        </w:rPr>
        <w:drawing>
          <wp:anchor distT="0" distB="0" distL="114300" distR="114300" simplePos="0" relativeHeight="251658323" behindDoc="0" locked="0" layoutInCell="1" allowOverlap="1" wp14:anchorId="0C7022A5" wp14:editId="50DC6F28">
            <wp:simplePos x="0" y="0"/>
            <wp:positionH relativeFrom="margin">
              <wp:posOffset>1902350</wp:posOffset>
            </wp:positionH>
            <wp:positionV relativeFrom="paragraph">
              <wp:posOffset>140390</wp:posOffset>
            </wp:positionV>
            <wp:extent cx="1057523" cy="246939"/>
            <wp:effectExtent l="0" t="0" r="0" b="1270"/>
            <wp:wrapNone/>
            <wp:docPr id="117742320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078" cy="24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4D71" w:rsidRPr="00077ABF">
        <w:rPr>
          <w:rFonts w:hint="eastAsia"/>
        </w:rPr>
        <w:t>高宽比</w:t>
      </w:r>
      <w:r w:rsidR="00344D71" w:rsidRPr="00077ABF">
        <w:rPr>
          <w:rFonts w:hint="eastAsia"/>
        </w:rPr>
        <w:t>b/h</w:t>
      </w:r>
      <w:r w:rsidR="00534003">
        <w:rPr>
          <w:rFonts w:eastAsiaTheme="minorEastAsia" w:hint="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  <w:t xml:space="preserve"> </w:t>
      </w:r>
    </w:p>
    <w:p w14:paraId="319813AE" w14:textId="15DF1C4B" w:rsidR="00377E54" w:rsidRDefault="003D3E64" w:rsidP="00AE28F7">
      <w:r w:rsidRPr="0018095E">
        <w:rPr>
          <w:noProof/>
        </w:rPr>
        <w:drawing>
          <wp:anchor distT="0" distB="0" distL="114300" distR="114300" simplePos="0" relativeHeight="251658322" behindDoc="0" locked="0" layoutInCell="1" allowOverlap="1" wp14:anchorId="5D5139E5" wp14:editId="3F4B5C6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97120" cy="189781"/>
            <wp:effectExtent l="0" t="0" r="0" b="1270"/>
            <wp:wrapNone/>
            <wp:docPr id="14841144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120" cy="189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6F6">
        <w:rPr>
          <w:rFonts w:hint="eastAsia"/>
        </w:rPr>
        <w:t xml:space="preserve">                                </w:t>
      </w:r>
    </w:p>
    <w:p w14:paraId="131CC7B0" w14:textId="01524CD6" w:rsidR="0018269D" w:rsidRDefault="0018269D" w:rsidP="0018269D">
      <w:r w:rsidRPr="001972A8">
        <w:rPr>
          <w:b/>
          <w:bCs/>
        </w:rPr>
        <w:t>步骤</w:t>
      </w:r>
      <w:r w:rsidRPr="001972A8">
        <w:rPr>
          <w:b/>
          <w:bCs/>
        </w:rPr>
        <w:t xml:space="preserve"> </w:t>
      </w: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：计算实际载荷系数</w:t>
      </w:r>
      <w:proofErr w:type="spellStart"/>
      <w:r>
        <w:rPr>
          <w:rFonts w:hint="eastAsia"/>
          <w:b/>
          <w:bCs/>
        </w:rPr>
        <w:t>Kf</w:t>
      </w:r>
      <w:proofErr w:type="spellEnd"/>
    </w:p>
    <w:p w14:paraId="1FD50AAB" w14:textId="290AD885" w:rsidR="00377E54" w:rsidRPr="0018269D" w:rsidRDefault="00C547BD" w:rsidP="00AE28F7">
      <w:r w:rsidRPr="00C547BD">
        <w:rPr>
          <w:noProof/>
        </w:rPr>
        <w:drawing>
          <wp:anchor distT="0" distB="0" distL="114300" distR="114300" simplePos="0" relativeHeight="251658325" behindDoc="0" locked="0" layoutInCell="1" allowOverlap="1" wp14:anchorId="11896903" wp14:editId="207268EC">
            <wp:simplePos x="0" y="0"/>
            <wp:positionH relativeFrom="margin">
              <wp:posOffset>2751151</wp:posOffset>
            </wp:positionH>
            <wp:positionV relativeFrom="paragraph">
              <wp:posOffset>173879</wp:posOffset>
            </wp:positionV>
            <wp:extent cx="1876508" cy="229707"/>
            <wp:effectExtent l="0" t="0" r="0" b="0"/>
            <wp:wrapNone/>
            <wp:docPr id="111280840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508" cy="229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6483" w:rsidRPr="005B6483">
        <w:rPr>
          <w:noProof/>
        </w:rPr>
        <w:drawing>
          <wp:anchor distT="0" distB="0" distL="114300" distR="114300" simplePos="0" relativeHeight="251658324" behindDoc="0" locked="0" layoutInCell="1" allowOverlap="1" wp14:anchorId="5F8B92C4" wp14:editId="55807AF8">
            <wp:simplePos x="0" y="0"/>
            <wp:positionH relativeFrom="margin">
              <wp:posOffset>922351</wp:posOffset>
            </wp:positionH>
            <wp:positionV relativeFrom="paragraph">
              <wp:posOffset>186055</wp:posOffset>
            </wp:positionV>
            <wp:extent cx="1852654" cy="226663"/>
            <wp:effectExtent l="0" t="0" r="0" b="2540"/>
            <wp:wrapNone/>
            <wp:docPr id="122263763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654" cy="226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23AD" w:rsidRPr="00C778B0">
        <w:rPr>
          <w:rFonts w:hint="eastAsia"/>
        </w:rPr>
        <w:t>8</w:t>
      </w:r>
      <w:r w:rsidR="005423AD" w:rsidRPr="00C778B0">
        <w:rPr>
          <w:rFonts w:hint="eastAsia"/>
        </w:rPr>
        <w:t>级精度</w:t>
      </w:r>
      <w:r w:rsidR="005423AD">
        <w:rPr>
          <w:rFonts w:hint="eastAsia"/>
        </w:rPr>
        <w:t xml:space="preserve">  </w:t>
      </w:r>
      <w:r w:rsidR="00F3407E">
        <w:rPr>
          <w:rFonts w:hint="eastAsia"/>
        </w:rPr>
        <w:t>v=</w:t>
      </w:r>
      <w:r w:rsidR="00EF07FB">
        <w:rPr>
          <w:rFonts w:hint="eastAsia"/>
        </w:rPr>
        <w:t xml:space="preserve">0.785m/s </w:t>
      </w:r>
      <w:r w:rsidR="00681CC0">
        <w:rPr>
          <w:rFonts w:hint="eastAsia"/>
        </w:rPr>
        <w:t>查图得到动载荷系数</w:t>
      </w:r>
      <w:r w:rsidR="00222650">
        <w:rPr>
          <w:rFonts w:hint="eastAsia"/>
        </w:rPr>
        <w:t>1.01</w:t>
      </w:r>
    </w:p>
    <w:p w14:paraId="67A6821E" w14:textId="56114F3D" w:rsidR="00377E54" w:rsidRDefault="00D02C09" w:rsidP="00AE28F7">
      <w:r>
        <w:rPr>
          <w:rFonts w:hint="eastAsia"/>
        </w:rPr>
        <w:t>由</w:t>
      </w:r>
      <w:r>
        <w:rPr>
          <w:rFonts w:hint="eastAsia"/>
        </w:rPr>
        <w:t>Ft1=2T1/d1t</w:t>
      </w:r>
    </w:p>
    <w:p w14:paraId="56BF8ED5" w14:textId="12CA8A1F" w:rsidR="00377E54" w:rsidRDefault="00DA66DD" w:rsidP="00AE28F7">
      <w:r>
        <w:rPr>
          <w:rFonts w:hint="eastAsia"/>
        </w:rPr>
        <w:t xml:space="preserve">&lt;100N/mm </w:t>
      </w:r>
      <w:r w:rsidR="00135F53">
        <w:rPr>
          <w:rFonts w:hint="eastAsia"/>
        </w:rPr>
        <w:t xml:space="preserve">  </w:t>
      </w:r>
      <w:r w:rsidR="00135F53">
        <w:rPr>
          <w:rFonts w:hint="eastAsia"/>
        </w:rPr>
        <w:t>得到</w:t>
      </w:r>
      <w:r w:rsidR="00135F53">
        <w:rPr>
          <w:rFonts w:hint="eastAsia"/>
        </w:rPr>
        <w:t>KF</w:t>
      </w:r>
      <w:r w:rsidR="00135F53">
        <w:rPr>
          <w:rFonts w:hint="eastAsia"/>
        </w:rPr>
        <w:t>α</w:t>
      </w:r>
      <w:r w:rsidR="00135F53">
        <w:rPr>
          <w:rFonts w:hint="eastAsia"/>
        </w:rPr>
        <w:t xml:space="preserve">=1.2 </w:t>
      </w:r>
      <w:r w:rsidR="006D340A">
        <w:rPr>
          <w:rFonts w:hint="eastAsia"/>
        </w:rPr>
        <w:t xml:space="preserve">  </w:t>
      </w:r>
      <w:r w:rsidR="00135F53">
        <w:rPr>
          <w:rFonts w:hint="eastAsia"/>
        </w:rPr>
        <w:t>Kh</w:t>
      </w:r>
      <w:r w:rsidR="00135F53">
        <w:rPr>
          <w:rFonts w:hint="eastAsia"/>
        </w:rPr>
        <w:t>β</w:t>
      </w:r>
      <w:r w:rsidR="00135F53">
        <w:rPr>
          <w:rFonts w:hint="eastAsia"/>
        </w:rPr>
        <w:t>=1.</w:t>
      </w:r>
      <w:r w:rsidR="003247CB">
        <w:rPr>
          <w:rFonts w:hint="eastAsia"/>
        </w:rPr>
        <w:t>310</w:t>
      </w:r>
      <w:r w:rsidR="00135F53">
        <w:rPr>
          <w:rFonts w:hint="eastAsia"/>
        </w:rPr>
        <w:t>（查表）</w:t>
      </w:r>
    </w:p>
    <w:p w14:paraId="1B3D74B9" w14:textId="7A9120AB" w:rsidR="00377E54" w:rsidRDefault="00A07C94" w:rsidP="00AE28F7">
      <w:r>
        <w:rPr>
          <w:rFonts w:hint="eastAsia"/>
        </w:rPr>
        <w:t>于是得到载荷系数</w:t>
      </w:r>
      <w:proofErr w:type="spellStart"/>
      <w:r>
        <w:rPr>
          <w:rFonts w:hint="eastAsia"/>
        </w:rPr>
        <w:t>Kf</w:t>
      </w:r>
      <w:proofErr w:type="spellEnd"/>
      <w:r>
        <w:rPr>
          <w:rFonts w:hint="eastAsia"/>
        </w:rPr>
        <w:t xml:space="preserve">   </w:t>
      </w:r>
      <w:r w:rsidR="00845027" w:rsidRPr="00845027">
        <w:rPr>
          <w:rFonts w:hint="eastAsia"/>
        </w:rPr>
        <w:t>（</w:t>
      </w:r>
      <w:proofErr w:type="spellStart"/>
      <w:r w:rsidR="00845027" w:rsidRPr="00845027">
        <w:rPr>
          <w:rFonts w:hint="eastAsia"/>
        </w:rPr>
        <w:t>Kf</w:t>
      </w:r>
      <w:proofErr w:type="spellEnd"/>
      <w:r w:rsidR="00845027" w:rsidRPr="00845027">
        <w:rPr>
          <w:rFonts w:hint="eastAsia"/>
        </w:rPr>
        <w:t xml:space="preserve">=Ka </w:t>
      </w:r>
      <w:proofErr w:type="spellStart"/>
      <w:r w:rsidR="00845027" w:rsidRPr="00845027">
        <w:rPr>
          <w:rFonts w:hint="eastAsia"/>
        </w:rPr>
        <w:t>Kv</w:t>
      </w:r>
      <w:proofErr w:type="spellEnd"/>
      <w:r w:rsidR="00845027" w:rsidRPr="00845027">
        <w:rPr>
          <w:rFonts w:hint="eastAsia"/>
        </w:rPr>
        <w:t xml:space="preserve"> </w:t>
      </w:r>
      <w:proofErr w:type="spellStart"/>
      <w:r w:rsidR="00845027" w:rsidRPr="00845027">
        <w:rPr>
          <w:rFonts w:hint="eastAsia"/>
        </w:rPr>
        <w:t>Kf</w:t>
      </w:r>
      <w:proofErr w:type="spellEnd"/>
      <w:r w:rsidR="00845027" w:rsidRPr="00845027">
        <w:rPr>
          <w:rFonts w:hint="eastAsia"/>
        </w:rPr>
        <w:t>α</w:t>
      </w:r>
      <w:r w:rsidR="00845027" w:rsidRPr="00845027">
        <w:rPr>
          <w:rFonts w:hint="eastAsia"/>
        </w:rPr>
        <w:t xml:space="preserve"> </w:t>
      </w:r>
      <w:proofErr w:type="spellStart"/>
      <w:r w:rsidR="00845027" w:rsidRPr="00845027">
        <w:rPr>
          <w:rFonts w:hint="eastAsia"/>
        </w:rPr>
        <w:t>Kf</w:t>
      </w:r>
      <w:proofErr w:type="spellEnd"/>
      <w:r w:rsidR="00845027" w:rsidRPr="00845027">
        <w:rPr>
          <w:rFonts w:hint="eastAsia"/>
        </w:rPr>
        <w:t>β）</w:t>
      </w:r>
    </w:p>
    <w:p w14:paraId="495D3D3E" w14:textId="2FFE2ED8" w:rsidR="00377E54" w:rsidRDefault="00A6106D" w:rsidP="00AE28F7">
      <w:r w:rsidRPr="00A6106D">
        <w:rPr>
          <w:noProof/>
        </w:rPr>
        <w:drawing>
          <wp:anchor distT="0" distB="0" distL="114300" distR="114300" simplePos="0" relativeHeight="251658326" behindDoc="0" locked="0" layoutInCell="1" allowOverlap="1" wp14:anchorId="56A9BC6C" wp14:editId="4815FAED">
            <wp:simplePos x="0" y="0"/>
            <wp:positionH relativeFrom="margin">
              <wp:posOffset>897340</wp:posOffset>
            </wp:positionH>
            <wp:positionV relativeFrom="paragraph">
              <wp:posOffset>172502</wp:posOffset>
            </wp:positionV>
            <wp:extent cx="1877764" cy="218364"/>
            <wp:effectExtent l="0" t="0" r="0" b="0"/>
            <wp:wrapNone/>
            <wp:docPr id="19907131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730" cy="219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2F0C" w:rsidRPr="00422F0C">
        <w:rPr>
          <w:noProof/>
        </w:rPr>
        <w:drawing>
          <wp:inline distT="0" distB="0" distL="0" distR="0" wp14:anchorId="23A49812" wp14:editId="11C4A549">
            <wp:extent cx="3810195" cy="166977"/>
            <wp:effectExtent l="0" t="0" r="0" b="5080"/>
            <wp:docPr id="162268192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261" cy="171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D7610" w14:textId="4B7DB10D" w:rsidR="00377E54" w:rsidRDefault="00204370" w:rsidP="00AE28F7">
      <w:r>
        <w:rPr>
          <w:rFonts w:hint="eastAsia"/>
        </w:rPr>
        <w:t>已知</w:t>
      </w:r>
      <w:r>
        <w:rPr>
          <w:rFonts w:hint="eastAsia"/>
        </w:rPr>
        <w:t>mt</w:t>
      </w:r>
      <w:r>
        <w:rPr>
          <w:rFonts w:hint="eastAsia"/>
        </w:rPr>
        <w:t>取</w:t>
      </w:r>
      <w:r>
        <w:rPr>
          <w:rFonts w:hint="eastAsia"/>
        </w:rPr>
        <w:t xml:space="preserve">1 </w:t>
      </w:r>
    </w:p>
    <w:p w14:paraId="77780D4F" w14:textId="4A35BF96" w:rsidR="00377E54" w:rsidRDefault="005A1AC5" w:rsidP="00AE28F7">
      <w:r w:rsidRPr="00453622">
        <w:t>由于模数需取标准值，实际选取</w:t>
      </w:r>
      <w:r>
        <w:rPr>
          <w:rFonts w:hint="eastAsia"/>
        </w:rPr>
        <w:t xml:space="preserve"> mf=1.25mm</w:t>
      </w:r>
    </w:p>
    <w:p w14:paraId="270C80AE" w14:textId="77777777" w:rsidR="00414CF2" w:rsidRDefault="0071298D" w:rsidP="00AE28F7">
      <w:r>
        <w:rPr>
          <w:rFonts w:hint="eastAsia"/>
        </w:rPr>
        <w:t>此时</w:t>
      </w:r>
      <w:r>
        <w:rPr>
          <w:rFonts w:hint="eastAsia"/>
        </w:rPr>
        <w:t>d1F</w:t>
      </w:r>
      <w:r>
        <w:rPr>
          <w:rFonts w:hint="eastAsia"/>
        </w:rPr>
        <w:t>为</w:t>
      </w:r>
      <w:r>
        <w:rPr>
          <w:rFonts w:hint="eastAsia"/>
        </w:rPr>
        <w:t xml:space="preserve"> 27.5mm</w:t>
      </w:r>
    </w:p>
    <w:tbl>
      <w:tblPr>
        <w:tblpPr w:leftFromText="180" w:rightFromText="180" w:vertAnchor="page" w:horzAnchor="margin" w:tblpY="13627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414CF2" w14:paraId="681494CE" w14:textId="77777777" w:rsidTr="0020304A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16230" w14:textId="77777777" w:rsidR="00414CF2" w:rsidRPr="00AE28F7" w:rsidRDefault="00414CF2" w:rsidP="0020304A">
            <w:pPr>
              <w:rPr>
                <w:rFonts w:ascii="黑体" w:eastAsia="黑体"/>
                <w:b/>
                <w:bCs/>
                <w:szCs w:val="32"/>
              </w:rPr>
            </w:pPr>
          </w:p>
          <w:p w14:paraId="21109026" w14:textId="77777777" w:rsidR="00414CF2" w:rsidRPr="00AE28F7" w:rsidRDefault="00414CF2" w:rsidP="0020304A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1376CAF0" w14:textId="7DDD0322" w:rsidR="00414CF2" w:rsidRDefault="00414CF2" w:rsidP="0020304A">
            <w:pPr>
              <w:rPr>
                <w:rFonts w:ascii="黑体" w:eastAsia="黑体"/>
                <w:szCs w:val="32"/>
              </w:rPr>
            </w:pPr>
            <w:r>
              <w:rPr>
                <w:rFonts w:ascii="黑体" w:eastAsia="黑体" w:hint="eastAsia"/>
                <w:szCs w:val="32"/>
              </w:rPr>
              <w:t>第</w:t>
            </w:r>
            <w:r w:rsidR="00095FE7">
              <w:rPr>
                <w:rFonts w:ascii="黑体" w:eastAsia="黑体" w:hint="eastAsia"/>
                <w:szCs w:val="32"/>
              </w:rPr>
              <w:t>二</w:t>
            </w:r>
            <w:r>
              <w:rPr>
                <w:rFonts w:ascii="黑体" w:eastAsia="黑体" w:hint="eastAsia"/>
                <w:szCs w:val="32"/>
              </w:rPr>
              <w:t>组齿轮的模数为1.25mm</w:t>
            </w:r>
          </w:p>
          <w:p w14:paraId="4F541774" w14:textId="27EDCE64" w:rsidR="00414CF2" w:rsidRPr="00A32C6B" w:rsidRDefault="00414CF2" w:rsidP="0020304A">
            <w:pPr>
              <w:rPr>
                <w:rFonts w:ascii="黑体" w:eastAsia="黑体"/>
                <w:szCs w:val="32"/>
              </w:rPr>
            </w:pPr>
            <w:r>
              <w:rPr>
                <w:rFonts w:ascii="黑体" w:eastAsia="黑体"/>
                <w:szCs w:val="32"/>
              </w:rPr>
              <w:t>D</w:t>
            </w:r>
            <w:r>
              <w:rPr>
                <w:rFonts w:ascii="黑体" w:eastAsia="黑体" w:hint="eastAsia"/>
                <w:szCs w:val="32"/>
              </w:rPr>
              <w:t>1f=27.5mm</w:t>
            </w:r>
          </w:p>
        </w:tc>
      </w:tr>
    </w:tbl>
    <w:p w14:paraId="28BCA821" w14:textId="14C36529" w:rsidR="005A1AC5" w:rsidRDefault="005A1AC5" w:rsidP="00AE28F7"/>
    <w:p w14:paraId="4205C2FF" w14:textId="77777777" w:rsidR="00377E54" w:rsidRDefault="00377E54" w:rsidP="00AE28F7"/>
    <w:p w14:paraId="6DF40F2F" w14:textId="1854A694" w:rsidR="00095FE7" w:rsidRPr="00F10AEF" w:rsidRDefault="00095FE7" w:rsidP="00095FE7">
      <w:pPr>
        <w:rPr>
          <w:b/>
          <w:bCs/>
          <w:sz w:val="24"/>
        </w:rPr>
      </w:pPr>
      <w:r w:rsidRPr="00F10AEF">
        <w:rPr>
          <w:rFonts w:hint="eastAsia"/>
          <w:b/>
          <w:bCs/>
          <w:sz w:val="24"/>
        </w:rPr>
        <w:lastRenderedPageBreak/>
        <w:t>3.</w:t>
      </w:r>
      <w:r>
        <w:rPr>
          <w:rFonts w:hint="eastAsia"/>
          <w:b/>
          <w:bCs/>
          <w:sz w:val="24"/>
        </w:rPr>
        <w:t>2</w:t>
      </w:r>
      <w:r w:rsidRPr="00F10AEF">
        <w:rPr>
          <w:rFonts w:hint="eastAsia"/>
          <w:b/>
          <w:bCs/>
          <w:sz w:val="24"/>
        </w:rPr>
        <w:t xml:space="preserve">.4 </w:t>
      </w:r>
      <w:r w:rsidRPr="00F10AEF">
        <w:rPr>
          <w:rFonts w:hint="eastAsia"/>
          <w:b/>
          <w:bCs/>
          <w:sz w:val="24"/>
        </w:rPr>
        <w:t>总结第</w:t>
      </w:r>
      <w:r>
        <w:rPr>
          <w:rFonts w:hint="eastAsia"/>
          <w:b/>
          <w:bCs/>
          <w:sz w:val="24"/>
        </w:rPr>
        <w:t>二</w:t>
      </w:r>
      <w:r w:rsidRPr="00F10AEF">
        <w:rPr>
          <w:rFonts w:hint="eastAsia"/>
          <w:b/>
          <w:bCs/>
          <w:sz w:val="24"/>
        </w:rPr>
        <w:t>组齿轮计算</w:t>
      </w:r>
    </w:p>
    <w:p w14:paraId="46F76CAB" w14:textId="22D620B9" w:rsidR="00095FE7" w:rsidRPr="00453622" w:rsidRDefault="00095FE7" w:rsidP="00095FE7">
      <w:r w:rsidRPr="00757ED9">
        <w:rPr>
          <w:rFonts w:hint="eastAsia"/>
        </w:rPr>
        <w:t>对比计算结果，由齿面接触疲劳强度计算的模数</w:t>
      </w:r>
      <w:r w:rsidRPr="00757ED9">
        <w:rPr>
          <w:rFonts w:hint="eastAsia"/>
        </w:rPr>
        <w:t>m</w:t>
      </w:r>
      <w:r w:rsidRPr="00757ED9">
        <w:rPr>
          <w:rFonts w:hint="eastAsia"/>
        </w:rPr>
        <w:t>和小齿轮分度圆直径</w:t>
      </w:r>
      <w:r w:rsidRPr="00757ED9">
        <w:rPr>
          <w:rFonts w:hint="eastAsia"/>
        </w:rPr>
        <w:t>d</w:t>
      </w:r>
      <w:r>
        <w:rPr>
          <w:rFonts w:hint="eastAsia"/>
        </w:rPr>
        <w:t>1H</w:t>
      </w:r>
      <w:r w:rsidRPr="00757ED9">
        <w:rPr>
          <w:rFonts w:hint="eastAsia"/>
        </w:rPr>
        <w:t>分别大于由齿根弯曲疲劳强度计算的模数</w:t>
      </w:r>
      <w:r w:rsidRPr="00757ED9">
        <w:rPr>
          <w:rFonts w:hint="eastAsia"/>
        </w:rPr>
        <w:t>m</w:t>
      </w:r>
      <w:r w:rsidRPr="00757ED9">
        <w:rPr>
          <w:rFonts w:hint="eastAsia"/>
        </w:rPr>
        <w:t>和小齿轮分度圆直径</w:t>
      </w:r>
      <w:r w:rsidRPr="00757ED9">
        <w:rPr>
          <w:rFonts w:hint="eastAsia"/>
        </w:rPr>
        <w:t>d</w:t>
      </w:r>
      <w:r w:rsidRPr="00757ED9">
        <w:rPr>
          <w:rFonts w:hint="eastAsia"/>
        </w:rPr>
        <w:t>由于齿轮模数的大小主要取决于齿</w:t>
      </w:r>
      <w:r w:rsidR="005264AB">
        <w:rPr>
          <w:rFonts w:hint="eastAsia"/>
        </w:rPr>
        <w:t>面</w:t>
      </w:r>
      <w:r w:rsidRPr="00757ED9">
        <w:rPr>
          <w:rFonts w:hint="eastAsia"/>
        </w:rPr>
        <w:t>弯曲疲劳强度，而齿轮直径的大小主要取决于齿面接触疲劳强度，可取由</w:t>
      </w:r>
      <w:r w:rsidR="006478CB">
        <w:rPr>
          <w:rFonts w:hint="eastAsia"/>
        </w:rPr>
        <w:t>迟面接触</w:t>
      </w:r>
      <w:r w:rsidRPr="00757ED9">
        <w:rPr>
          <w:rFonts w:hint="eastAsia"/>
        </w:rPr>
        <w:t>疲劳强度算得的模数</w:t>
      </w:r>
      <w:r w:rsidR="006478CB">
        <w:rPr>
          <w:rFonts w:hint="eastAsia"/>
        </w:rPr>
        <w:t>1.5</w:t>
      </w:r>
      <w:r w:rsidRPr="00757ED9">
        <w:rPr>
          <w:rFonts w:hint="eastAsia"/>
        </w:rPr>
        <w:t>m</w:t>
      </w:r>
      <w:r w:rsidR="006478CB">
        <w:rPr>
          <w:rFonts w:hint="eastAsia"/>
        </w:rPr>
        <w:t>m</w:t>
      </w:r>
    </w:p>
    <w:p w14:paraId="1D10B9DC" w14:textId="77777777" w:rsidR="00095FE7" w:rsidRDefault="00095FE7" w:rsidP="00095FE7">
      <w:pPr>
        <w:rPr>
          <w:b/>
          <w:bCs/>
        </w:rPr>
      </w:pPr>
      <w:r w:rsidRPr="001972A8">
        <w:rPr>
          <w:b/>
          <w:bCs/>
        </w:rPr>
        <w:t>步骤</w:t>
      </w:r>
      <w:r w:rsidRPr="001972A8">
        <w:rPr>
          <w:b/>
          <w:bCs/>
        </w:rPr>
        <w:t xml:space="preserve"> </w:t>
      </w:r>
      <w:r>
        <w:rPr>
          <w:rFonts w:hint="eastAsia"/>
          <w:b/>
          <w:bCs/>
        </w:rPr>
        <w:t>7</w:t>
      </w:r>
      <w:r>
        <w:rPr>
          <w:rFonts w:hint="eastAsia"/>
          <w:b/>
          <w:bCs/>
        </w:rPr>
        <w:t>：几何尺寸计算</w:t>
      </w:r>
    </w:p>
    <w:p w14:paraId="25B6E951" w14:textId="7F5FA1A3" w:rsidR="00095FE7" w:rsidRPr="00DD72C2" w:rsidRDefault="00095FE7" w:rsidP="00095FE7">
      <w:r w:rsidRPr="00DD72C2">
        <w:rPr>
          <w:rFonts w:hint="eastAsia"/>
        </w:rPr>
        <w:t>最终选用</w:t>
      </w:r>
      <w:r w:rsidRPr="00DD72C2">
        <w:rPr>
          <w:rFonts w:hint="eastAsia"/>
        </w:rPr>
        <w:t>d1</w:t>
      </w:r>
      <w:r w:rsidRPr="00DD72C2">
        <w:rPr>
          <w:rFonts w:hint="eastAsia"/>
        </w:rPr>
        <w:t>为</w:t>
      </w:r>
      <w:r w:rsidR="0083043A">
        <w:rPr>
          <w:rFonts w:hint="eastAsia"/>
        </w:rPr>
        <w:t>33</w:t>
      </w:r>
      <w:r w:rsidRPr="00DD72C2">
        <w:rPr>
          <w:rFonts w:hint="eastAsia"/>
        </w:rPr>
        <w:t>mm</w:t>
      </w:r>
      <w:r w:rsidRPr="00DD72C2">
        <w:rPr>
          <w:rFonts w:hint="eastAsia"/>
        </w:rPr>
        <w:t>。模数</w:t>
      </w:r>
      <w:r w:rsidRPr="00DD72C2">
        <w:rPr>
          <w:rFonts w:hint="eastAsia"/>
        </w:rPr>
        <w:t>1</w:t>
      </w:r>
      <w:r w:rsidR="0083043A">
        <w:rPr>
          <w:rFonts w:hint="eastAsia"/>
        </w:rPr>
        <w:t>.5</w:t>
      </w:r>
      <w:r w:rsidRPr="00DD72C2">
        <w:rPr>
          <w:rFonts w:hint="eastAsia"/>
        </w:rPr>
        <w:t>mm</w:t>
      </w:r>
      <w:r w:rsidRPr="00DD72C2">
        <w:rPr>
          <w:rFonts w:hint="eastAsia"/>
        </w:rPr>
        <w:t>，</w:t>
      </w:r>
      <w:r w:rsidRPr="00DD72C2">
        <w:rPr>
          <w:rFonts w:hint="eastAsia"/>
        </w:rPr>
        <w:t>d2=1</w:t>
      </w:r>
      <w:r w:rsidR="0083043A">
        <w:rPr>
          <w:rFonts w:hint="eastAsia"/>
        </w:rPr>
        <w:t>65</w:t>
      </w:r>
      <w:r w:rsidRPr="00DD72C2">
        <w:rPr>
          <w:rFonts w:hint="eastAsia"/>
        </w:rPr>
        <w:t xml:space="preserve">mm </w:t>
      </w:r>
    </w:p>
    <w:p w14:paraId="75218B55" w14:textId="2AA626B4" w:rsidR="00095FE7" w:rsidRPr="00DD72C2" w:rsidRDefault="00095FE7" w:rsidP="00095FE7">
      <w:r w:rsidRPr="00DD72C2">
        <w:t>A</w:t>
      </w:r>
      <w:r w:rsidRPr="00DD72C2">
        <w:rPr>
          <w:rFonts w:hint="eastAsia"/>
        </w:rPr>
        <w:t>=</w:t>
      </w:r>
      <w:r w:rsidRPr="00DD72C2">
        <w:rPr>
          <w:rFonts w:hint="eastAsia"/>
        </w:rPr>
        <w:t>（</w:t>
      </w:r>
      <w:r w:rsidR="0083043A">
        <w:rPr>
          <w:rFonts w:hint="eastAsia"/>
        </w:rPr>
        <w:t>33</w:t>
      </w:r>
      <w:r w:rsidRPr="00DD72C2">
        <w:rPr>
          <w:rFonts w:hint="eastAsia"/>
        </w:rPr>
        <w:t>+1</w:t>
      </w:r>
      <w:r w:rsidR="0083043A">
        <w:rPr>
          <w:rFonts w:hint="eastAsia"/>
        </w:rPr>
        <w:t>65</w:t>
      </w:r>
      <w:r w:rsidRPr="00DD72C2">
        <w:rPr>
          <w:rFonts w:hint="eastAsia"/>
        </w:rPr>
        <w:t>）</w:t>
      </w:r>
      <w:r w:rsidRPr="00DD72C2">
        <w:rPr>
          <w:rFonts w:hint="eastAsia"/>
        </w:rPr>
        <w:t>/2=</w:t>
      </w:r>
      <w:r w:rsidR="00205A28">
        <w:rPr>
          <w:rFonts w:hint="eastAsia"/>
        </w:rPr>
        <w:t>99</w:t>
      </w:r>
      <w:r w:rsidRPr="00DD72C2">
        <w:rPr>
          <w:rFonts w:hint="eastAsia"/>
        </w:rPr>
        <w:t>mm</w:t>
      </w:r>
      <w:r w:rsidRPr="00DD72C2">
        <w:rPr>
          <w:rFonts w:hint="eastAsia"/>
        </w:rPr>
        <w:t>（中心距）</w:t>
      </w:r>
    </w:p>
    <w:p w14:paraId="22EB43F3" w14:textId="466910AE" w:rsidR="00095FE7" w:rsidRPr="00DD72C2" w:rsidRDefault="00095FE7" w:rsidP="00095FE7">
      <w:pPr>
        <w:rPr>
          <w:rFonts w:ascii="Cambria Math" w:hAnsi="Cambria Math"/>
          <w:iCs/>
          <w:szCs w:val="21"/>
        </w:rPr>
      </w:pPr>
      <w:r w:rsidRPr="00DD72C2">
        <w:rPr>
          <w:rFonts w:hint="eastAsia"/>
        </w:rPr>
        <w:t>计算齿轮宽</w:t>
      </w:r>
      <w:r w:rsidRPr="00DD72C2">
        <w:rPr>
          <w:rFonts w:hint="eastAsia"/>
        </w:rPr>
        <w:t>b=</w:t>
      </w:r>
      <w:r w:rsidRPr="00DD72C2">
        <w:rPr>
          <w:rFonts w:ascii="Cambria Math" w:hAnsi="Cambria Math"/>
          <w:i/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ϕ</m:t>
        </m:r>
        <m:r>
          <w:rPr>
            <w:rFonts w:ascii="Cambria Math" w:hAnsi="Cambria Math" w:hint="eastAsia"/>
            <w:szCs w:val="21"/>
          </w:rPr>
          <m:t>d</m:t>
        </m:r>
        <m:r>
          <w:rPr>
            <w:rFonts w:ascii="Cambria Math" w:hAnsi="Cambria Math" w:hint="eastAsia"/>
            <w:szCs w:val="21"/>
          </w:rPr>
          <m:t>×</m:t>
        </m:r>
        <m:r>
          <w:rPr>
            <w:rFonts w:ascii="Cambria Math" w:hAnsi="Cambria Math" w:hint="eastAsia"/>
            <w:szCs w:val="21"/>
          </w:rPr>
          <m:t>d</m:t>
        </m:r>
        <m:r>
          <w:rPr>
            <w:rFonts w:ascii="Cambria Math" w:hAnsi="Cambria Math"/>
            <w:szCs w:val="21"/>
          </w:rPr>
          <m:t>1</m:t>
        </m:r>
      </m:oMath>
      <w:r w:rsidRPr="00DD72C2">
        <w:rPr>
          <w:rFonts w:ascii="Cambria Math" w:hAnsi="Cambria Math" w:hint="eastAsia"/>
          <w:iCs/>
          <w:szCs w:val="21"/>
        </w:rPr>
        <w:t>=1</w:t>
      </w:r>
      <w:r w:rsidRPr="00DD72C2">
        <w:rPr>
          <w:rFonts w:ascii="Cambria Math" w:hAnsi="Cambria Math" w:hint="eastAsia"/>
          <w:iCs/>
          <w:szCs w:val="21"/>
        </w:rPr>
        <w:t>×</w:t>
      </w:r>
      <w:r w:rsidR="00205A28">
        <w:rPr>
          <w:rFonts w:ascii="Cambria Math" w:hAnsi="Cambria Math" w:hint="eastAsia"/>
          <w:iCs/>
          <w:szCs w:val="21"/>
        </w:rPr>
        <w:t>33</w:t>
      </w:r>
      <w:r w:rsidRPr="00DD72C2">
        <w:rPr>
          <w:rFonts w:ascii="Cambria Math" w:hAnsi="Cambria Math" w:hint="eastAsia"/>
          <w:iCs/>
          <w:szCs w:val="21"/>
        </w:rPr>
        <w:t>=</w:t>
      </w:r>
      <w:r w:rsidR="00205A28">
        <w:rPr>
          <w:rFonts w:ascii="Cambria Math" w:hAnsi="Cambria Math" w:hint="eastAsia"/>
          <w:iCs/>
          <w:szCs w:val="21"/>
        </w:rPr>
        <w:t>33</w:t>
      </w:r>
      <w:r w:rsidRPr="00DD72C2">
        <w:rPr>
          <w:rFonts w:ascii="Cambria Math" w:hAnsi="Cambria Math" w:hint="eastAsia"/>
          <w:iCs/>
          <w:szCs w:val="21"/>
        </w:rPr>
        <w:t xml:space="preserve">mm </w:t>
      </w:r>
      <w:r w:rsidRPr="00DD72C2">
        <w:rPr>
          <w:rFonts w:ascii="Cambria Math" w:hAnsi="Cambria Math" w:hint="eastAsia"/>
          <w:iCs/>
          <w:szCs w:val="21"/>
        </w:rPr>
        <w:t>一般将小齿轮加宽</w:t>
      </w:r>
      <w:r w:rsidRPr="00DD72C2">
        <w:rPr>
          <w:rFonts w:ascii="Cambria Math" w:hAnsi="Cambria Math" w:hint="eastAsia"/>
          <w:iCs/>
          <w:szCs w:val="21"/>
        </w:rPr>
        <w:t>5-10mm</w:t>
      </w:r>
      <w:r w:rsidRPr="00DD72C2">
        <w:rPr>
          <w:rFonts w:ascii="Cambria Math" w:hAnsi="Cambria Math" w:hint="eastAsia"/>
          <w:iCs/>
          <w:szCs w:val="21"/>
        </w:rPr>
        <w:t>，我们</w:t>
      </w:r>
      <w:r w:rsidR="00205A28">
        <w:rPr>
          <w:rFonts w:ascii="Cambria Math" w:hAnsi="Cambria Math" w:hint="eastAsia"/>
          <w:iCs/>
          <w:szCs w:val="21"/>
        </w:rPr>
        <w:t>40</w:t>
      </w:r>
      <w:r w:rsidRPr="00DD72C2">
        <w:rPr>
          <w:rFonts w:ascii="Cambria Math" w:hAnsi="Cambria Math" w:hint="eastAsia"/>
          <w:iCs/>
          <w:szCs w:val="21"/>
        </w:rPr>
        <w:t>mm</w:t>
      </w:r>
    </w:p>
    <w:p w14:paraId="369A95B9" w14:textId="311A6028" w:rsidR="00095FE7" w:rsidRPr="00DD72C2" w:rsidRDefault="00095FE7" w:rsidP="00095FE7">
      <w:pPr>
        <w:rPr>
          <w:rFonts w:ascii="Cambria Math" w:hAnsi="Cambria Math"/>
          <w:iCs/>
          <w:szCs w:val="21"/>
        </w:rPr>
      </w:pPr>
      <w:r w:rsidRPr="00DD72C2">
        <w:rPr>
          <w:rFonts w:ascii="Cambria Math" w:hAnsi="Cambria Math" w:hint="eastAsia"/>
          <w:iCs/>
          <w:szCs w:val="21"/>
        </w:rPr>
        <w:t>b2=b1=</w:t>
      </w:r>
      <w:r w:rsidR="00205A28">
        <w:rPr>
          <w:rFonts w:ascii="Cambria Math" w:hAnsi="Cambria Math" w:hint="eastAsia"/>
          <w:iCs/>
          <w:szCs w:val="21"/>
        </w:rPr>
        <w:t>40</w:t>
      </w:r>
      <w:r w:rsidRPr="00DD72C2">
        <w:rPr>
          <w:rFonts w:ascii="Cambria Math" w:hAnsi="Cambria Math" w:hint="eastAsia"/>
          <w:iCs/>
          <w:szCs w:val="21"/>
        </w:rPr>
        <w:t>mm</w:t>
      </w:r>
    </w:p>
    <w:p w14:paraId="65F09A4F" w14:textId="77777777" w:rsidR="00377E54" w:rsidRDefault="00377E54" w:rsidP="00AE28F7"/>
    <w:p w14:paraId="323E327E" w14:textId="77777777" w:rsidR="00377E54" w:rsidRDefault="00377E54" w:rsidP="00AE28F7"/>
    <w:p w14:paraId="535575F0" w14:textId="77777777" w:rsidR="00377E54" w:rsidRDefault="00377E54" w:rsidP="00AE28F7"/>
    <w:p w14:paraId="09B73A53" w14:textId="77777777" w:rsidR="00377E54" w:rsidRDefault="00377E54" w:rsidP="00AE28F7"/>
    <w:p w14:paraId="5B4F7159" w14:textId="77777777" w:rsidR="00377E54" w:rsidRDefault="00377E54" w:rsidP="00AE28F7"/>
    <w:p w14:paraId="004C7296" w14:textId="77777777" w:rsidR="00377E54" w:rsidRDefault="00377E54" w:rsidP="00AE28F7"/>
    <w:p w14:paraId="6BD67FBF" w14:textId="77777777" w:rsidR="00377E54" w:rsidRDefault="00377E54" w:rsidP="00AE28F7"/>
    <w:p w14:paraId="6AACE6C1" w14:textId="77777777" w:rsidR="00377E54" w:rsidRDefault="00377E54" w:rsidP="00AE28F7"/>
    <w:p w14:paraId="326BF84D" w14:textId="77777777" w:rsidR="00377E54" w:rsidRDefault="00377E54" w:rsidP="00AE28F7"/>
    <w:tbl>
      <w:tblPr>
        <w:tblpPr w:leftFromText="180" w:rightFromText="180" w:vertAnchor="page" w:horzAnchor="margin" w:tblpY="13627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377E54" w14:paraId="18C1AE7C" w14:textId="77777777" w:rsidTr="0020304A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DDD4" w14:textId="77777777" w:rsidR="00377E54" w:rsidRPr="00AE28F7" w:rsidRDefault="00377E54" w:rsidP="0020304A">
            <w:pPr>
              <w:rPr>
                <w:rFonts w:ascii="黑体" w:eastAsia="黑体"/>
                <w:b/>
                <w:bCs/>
                <w:szCs w:val="32"/>
              </w:rPr>
            </w:pPr>
            <w:bookmarkStart w:id="13" w:name="OLE_LINK11"/>
          </w:p>
          <w:p w14:paraId="4369CB4F" w14:textId="77777777" w:rsidR="00377E54" w:rsidRPr="00AE28F7" w:rsidRDefault="00377E54" w:rsidP="0020304A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02AAC315" w14:textId="2B2194EB" w:rsidR="009B7BC2" w:rsidRDefault="009B7BC2" w:rsidP="009B7BC2">
            <w:pPr>
              <w:rPr>
                <w:rFonts w:ascii="黑体" w:eastAsia="黑体"/>
                <w:szCs w:val="32"/>
              </w:rPr>
            </w:pPr>
            <w:r>
              <w:rPr>
                <w:rFonts w:ascii="黑体" w:eastAsia="黑体" w:hint="eastAsia"/>
                <w:szCs w:val="32"/>
              </w:rPr>
              <w:t>齿数Z1=22 z2=110  模数m=1.5mm  压力角标准值取20° 中心距99mm</w:t>
            </w:r>
          </w:p>
          <w:p w14:paraId="1A1065FE" w14:textId="75EDAE07" w:rsidR="00460ACA" w:rsidRPr="000B32D8" w:rsidRDefault="009B7BC2" w:rsidP="00460ACA">
            <w:r>
              <w:rPr>
                <w:rFonts w:ascii="黑体" w:eastAsia="黑体" w:hint="eastAsia"/>
                <w:szCs w:val="32"/>
              </w:rPr>
              <w:t>齿宽b1=b2=</w:t>
            </w:r>
            <w:r w:rsidR="00A40B41">
              <w:rPr>
                <w:rFonts w:ascii="黑体" w:eastAsia="黑体" w:hint="eastAsia"/>
                <w:szCs w:val="32"/>
              </w:rPr>
              <w:t>40</w:t>
            </w:r>
            <w:r>
              <w:rPr>
                <w:rFonts w:ascii="黑体" w:eastAsia="黑体" w:hint="eastAsia"/>
                <w:szCs w:val="32"/>
              </w:rPr>
              <w:t>mm 小齿轮用</w:t>
            </w:r>
            <w:r w:rsidR="00A40B41">
              <w:rPr>
                <w:rFonts w:hint="eastAsia"/>
              </w:rPr>
              <w:t>40cr</w:t>
            </w:r>
            <w:r>
              <w:rPr>
                <w:rFonts w:hint="eastAsia"/>
              </w:rPr>
              <w:t>（</w:t>
            </w:r>
            <w:r w:rsidR="00A40B41">
              <w:rPr>
                <w:rFonts w:hint="eastAsia"/>
              </w:rPr>
              <w:t>调制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  <w:r w:rsidR="00460ACA" w:rsidRPr="007B3212">
              <w:rPr>
                <w:rFonts w:hint="eastAsia"/>
              </w:rPr>
              <w:t xml:space="preserve"> T</w:t>
            </w:r>
            <w:r w:rsidR="00460ACA">
              <w:rPr>
                <w:rFonts w:hint="eastAsia"/>
              </w:rPr>
              <w:t>3=3.6*10^3N*mm</w:t>
            </w:r>
          </w:p>
          <w:p w14:paraId="6FD69BB5" w14:textId="04E5D146" w:rsidR="009B7BC2" w:rsidRDefault="009B7BC2" w:rsidP="009B7BC2">
            <w:r>
              <w:rPr>
                <w:rFonts w:hint="eastAsia"/>
              </w:rPr>
              <w:t>大齿轮用材料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钢（</w:t>
            </w:r>
            <w:r w:rsidR="00A40B41">
              <w:rPr>
                <w:rFonts w:hint="eastAsia"/>
              </w:rPr>
              <w:t>调制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 </w:t>
            </w:r>
            <w:r w:rsidR="009F0CD8">
              <w:rPr>
                <w:rFonts w:hint="eastAsia"/>
              </w:rPr>
              <w:t>7</w:t>
            </w:r>
            <w:r>
              <w:rPr>
                <w:rFonts w:hint="eastAsia"/>
              </w:rPr>
              <w:t>级精度</w:t>
            </w:r>
            <w:r w:rsidR="00460ACA">
              <w:rPr>
                <w:rFonts w:hint="eastAsia"/>
              </w:rPr>
              <w:t xml:space="preserve">    </w:t>
            </w:r>
            <w:r w:rsidR="00460ACA">
              <w:rPr>
                <w:rFonts w:hint="eastAsia"/>
              </w:rPr>
              <w:t>传动比</w:t>
            </w:r>
            <w:r w:rsidR="00460ACA">
              <w:rPr>
                <w:rFonts w:hint="eastAsia"/>
              </w:rPr>
              <w:t>u=</w:t>
            </w:r>
            <w:r w:rsidR="00A23EB9">
              <w:rPr>
                <w:rFonts w:hint="eastAsia"/>
              </w:rPr>
              <w:t>5</w:t>
            </w:r>
          </w:p>
          <w:p w14:paraId="4CA95F81" w14:textId="77777777" w:rsidR="00377E54" w:rsidRPr="008A2144" w:rsidRDefault="00377E54" w:rsidP="0020304A">
            <w:pPr>
              <w:rPr>
                <w:rFonts w:ascii="黑体" w:eastAsia="黑体"/>
                <w:szCs w:val="32"/>
              </w:rPr>
            </w:pPr>
          </w:p>
        </w:tc>
      </w:tr>
      <w:bookmarkEnd w:id="13"/>
    </w:tbl>
    <w:p w14:paraId="626D3C36" w14:textId="77777777" w:rsidR="00377E54" w:rsidRDefault="00377E54" w:rsidP="00AE28F7"/>
    <w:p w14:paraId="59932DE7" w14:textId="77777777" w:rsidR="00377E54" w:rsidRDefault="00377E54" w:rsidP="00AE28F7"/>
    <w:p w14:paraId="1871A1C9" w14:textId="77777777" w:rsidR="00377E54" w:rsidRDefault="00377E54" w:rsidP="00AE28F7"/>
    <w:p w14:paraId="0D275C2F" w14:textId="77777777" w:rsidR="00377E54" w:rsidRDefault="00377E54" w:rsidP="00AE28F7"/>
    <w:p w14:paraId="69C4CD52" w14:textId="77777777" w:rsidR="00377E54" w:rsidRDefault="00377E54" w:rsidP="00AE28F7"/>
    <w:p w14:paraId="79031666" w14:textId="77777777" w:rsidR="00377E54" w:rsidRDefault="00377E54" w:rsidP="00AE28F7"/>
    <w:p w14:paraId="593CDEFC" w14:textId="77777777" w:rsidR="00377E54" w:rsidRDefault="00377E54" w:rsidP="00AE28F7"/>
    <w:p w14:paraId="24404A56" w14:textId="77777777" w:rsidR="00377E54" w:rsidRDefault="00377E54" w:rsidP="00AE28F7"/>
    <w:p w14:paraId="6389145E" w14:textId="77777777" w:rsidR="00377E54" w:rsidRDefault="00377E54" w:rsidP="00AE28F7"/>
    <w:p w14:paraId="3B1F13F8" w14:textId="77777777" w:rsidR="00377E54" w:rsidRDefault="00377E54" w:rsidP="00AE28F7"/>
    <w:p w14:paraId="715D4E74" w14:textId="77777777" w:rsidR="00377E54" w:rsidRDefault="00377E54" w:rsidP="00AE28F7"/>
    <w:p w14:paraId="0A466AA9" w14:textId="77777777" w:rsidR="00377E54" w:rsidRDefault="00377E54" w:rsidP="00AE28F7"/>
    <w:p w14:paraId="3EB5D879" w14:textId="77777777" w:rsidR="00377E54" w:rsidRDefault="00377E54" w:rsidP="00AE28F7"/>
    <w:p w14:paraId="309D30EF" w14:textId="77777777" w:rsidR="00377E54" w:rsidRDefault="00377E54" w:rsidP="00AE28F7"/>
    <w:p w14:paraId="3B1072C5" w14:textId="77777777" w:rsidR="00377E54" w:rsidRDefault="00377E54" w:rsidP="00AE28F7"/>
    <w:p w14:paraId="5407DF77" w14:textId="77777777" w:rsidR="00377E54" w:rsidRDefault="00377E54" w:rsidP="00AE28F7"/>
    <w:p w14:paraId="2CBB684A" w14:textId="77777777" w:rsidR="00377E54" w:rsidRDefault="00377E54" w:rsidP="00AE28F7"/>
    <w:p w14:paraId="12EEA850" w14:textId="77777777" w:rsidR="00377E54" w:rsidRDefault="00377E54" w:rsidP="00AE28F7"/>
    <w:p w14:paraId="078336B3" w14:textId="77777777" w:rsidR="00377E54" w:rsidRDefault="00377E54" w:rsidP="00AE28F7"/>
    <w:p w14:paraId="6811DA34" w14:textId="005BC8CE" w:rsidR="00377E54" w:rsidRDefault="00012878" w:rsidP="00AE28F7">
      <w:pPr>
        <w:rPr>
          <w:b/>
          <w:bCs/>
          <w:sz w:val="32"/>
          <w:szCs w:val="32"/>
        </w:rPr>
      </w:pPr>
      <w:r w:rsidRPr="00145328">
        <w:rPr>
          <w:rFonts w:hint="eastAsia"/>
          <w:b/>
          <w:bCs/>
          <w:sz w:val="32"/>
          <w:szCs w:val="32"/>
        </w:rPr>
        <w:lastRenderedPageBreak/>
        <w:t>4.</w:t>
      </w:r>
      <w:r w:rsidRPr="00145328">
        <w:rPr>
          <w:rFonts w:hint="eastAsia"/>
          <w:b/>
          <w:bCs/>
          <w:sz w:val="32"/>
          <w:szCs w:val="32"/>
        </w:rPr>
        <w:t>轴的设计</w:t>
      </w:r>
    </w:p>
    <w:p w14:paraId="6B7450D6" w14:textId="09C7210D" w:rsidR="00ED6032" w:rsidRPr="00ED6032" w:rsidRDefault="00ED6032" w:rsidP="00ED6032">
      <w:pPr>
        <w:rPr>
          <w:b/>
          <w:bCs/>
          <w:sz w:val="30"/>
          <w:szCs w:val="30"/>
        </w:rPr>
      </w:pPr>
      <w:r w:rsidRPr="00ED6032">
        <w:rPr>
          <w:rFonts w:hint="eastAsia"/>
          <w:b/>
          <w:bCs/>
          <w:sz w:val="30"/>
          <w:szCs w:val="30"/>
        </w:rPr>
        <w:t>4.</w:t>
      </w:r>
      <w:r>
        <w:rPr>
          <w:rFonts w:hint="eastAsia"/>
          <w:b/>
          <w:bCs/>
          <w:sz w:val="30"/>
          <w:szCs w:val="30"/>
        </w:rPr>
        <w:t>1</w:t>
      </w:r>
      <w:r w:rsidRPr="00ED6032">
        <w:rPr>
          <w:rFonts w:hint="eastAsia"/>
          <w:b/>
          <w:bCs/>
          <w:sz w:val="30"/>
          <w:szCs w:val="30"/>
        </w:rPr>
        <w:t>高速级大齿轮与低速级小齿轮轴的设计</w:t>
      </w:r>
    </w:p>
    <w:p w14:paraId="6DAFA0B2" w14:textId="6851922C" w:rsidR="003227D1" w:rsidRDefault="006037B6" w:rsidP="00AE28F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30" behindDoc="0" locked="0" layoutInCell="1" allowOverlap="1" wp14:anchorId="29336C42" wp14:editId="30F666A8">
                <wp:simplePos x="0" y="0"/>
                <wp:positionH relativeFrom="column">
                  <wp:posOffset>1569009</wp:posOffset>
                </wp:positionH>
                <wp:positionV relativeFrom="paragraph">
                  <wp:posOffset>825017</wp:posOffset>
                </wp:positionV>
                <wp:extent cx="215900" cy="279400"/>
                <wp:effectExtent l="0" t="0" r="0" b="6350"/>
                <wp:wrapNone/>
                <wp:docPr id="1210420320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5A365F" w14:textId="16298FB8" w:rsidR="00FB22C8" w:rsidRDefault="00FB22C8" w:rsidP="00FB22C8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36C42" id="文本框 7" o:spid="_x0000_s1029" type="#_x0000_t202" style="position:absolute;left:0;text-align:left;margin-left:123.55pt;margin-top:64.95pt;width:17pt;height:22pt;z-index:2516583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" fillcolor="white [3201]" stroked="f" strokeweight=".5pt">
                <v:textbox>
                  <w:txbxContent>
                    <w:p w14:paraId="295A365F" w14:textId="16298FB8" w:rsidR="00FB22C8" w:rsidRDefault="00FB22C8" w:rsidP="00FB22C8">
                      <w:r>
                        <w:rPr>
                          <w:rFonts w:hint="eastAsi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FB22C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31" behindDoc="0" locked="0" layoutInCell="1" allowOverlap="1" wp14:anchorId="53E1264E" wp14:editId="591ABD41">
                <wp:simplePos x="0" y="0"/>
                <wp:positionH relativeFrom="column">
                  <wp:posOffset>613766</wp:posOffset>
                </wp:positionH>
                <wp:positionV relativeFrom="paragraph">
                  <wp:posOffset>795756</wp:posOffset>
                </wp:positionV>
                <wp:extent cx="215900" cy="279400"/>
                <wp:effectExtent l="0" t="0" r="0" b="6350"/>
                <wp:wrapNone/>
                <wp:docPr id="132466604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0936AA" w14:textId="3A7AE324" w:rsidR="00FB22C8" w:rsidRDefault="00FB22C8" w:rsidP="00FB22C8"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1264E" id="_x0000_s1030" type="#_x0000_t202" style="position:absolute;left:0;text-align:left;margin-left:48.35pt;margin-top:62.65pt;width:17pt;height:22pt;z-index:2516583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" fillcolor="white [3201]" stroked="f" strokeweight=".5pt">
                <v:textbox>
                  <w:txbxContent>
                    <w:p w14:paraId="300936AA" w14:textId="3A7AE324" w:rsidR="00FB22C8" w:rsidRDefault="00FB22C8" w:rsidP="00FB22C8">
                      <w:r>
                        <w:rPr>
                          <w:rFonts w:hint="eastAsia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FB22C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29" behindDoc="0" locked="0" layoutInCell="1" allowOverlap="1" wp14:anchorId="25BC6548" wp14:editId="2F4C9E1B">
                <wp:simplePos x="0" y="0"/>
                <wp:positionH relativeFrom="column">
                  <wp:posOffset>2362200</wp:posOffset>
                </wp:positionH>
                <wp:positionV relativeFrom="paragraph">
                  <wp:posOffset>952500</wp:posOffset>
                </wp:positionV>
                <wp:extent cx="215900" cy="279400"/>
                <wp:effectExtent l="0" t="0" r="0" b="6350"/>
                <wp:wrapNone/>
                <wp:docPr id="1131604570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3B8DFA" w14:textId="45F71CC8" w:rsidR="00FB22C8" w:rsidRDefault="00FB22C8" w:rsidP="00FB22C8"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C6548" id="_x0000_s1031" type="#_x0000_t202" style="position:absolute;left:0;text-align:left;margin-left:186pt;margin-top:75pt;width:17pt;height:22pt;z-index:2516583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" fillcolor="white [3201]" stroked="f" strokeweight=".5pt">
                <v:textbox>
                  <w:txbxContent>
                    <w:p w14:paraId="133B8DFA" w14:textId="45F71CC8" w:rsidR="00FB22C8" w:rsidRDefault="00FB22C8" w:rsidP="00FB22C8"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B22C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28" behindDoc="0" locked="0" layoutInCell="1" allowOverlap="1" wp14:anchorId="2F5ED1C7" wp14:editId="3A48BB05">
                <wp:simplePos x="0" y="0"/>
                <wp:positionH relativeFrom="column">
                  <wp:posOffset>2940050</wp:posOffset>
                </wp:positionH>
                <wp:positionV relativeFrom="paragraph">
                  <wp:posOffset>945515</wp:posOffset>
                </wp:positionV>
                <wp:extent cx="215900" cy="279400"/>
                <wp:effectExtent l="0" t="0" r="0" b="6350"/>
                <wp:wrapNone/>
                <wp:docPr id="17510266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CD0B56" w14:textId="5F01936F" w:rsidR="00FB22C8" w:rsidRDefault="00FB22C8" w:rsidP="00FB22C8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ED1C7" id="_x0000_s1032" type="#_x0000_t202" style="position:absolute;left:0;text-align:left;margin-left:231.5pt;margin-top:74.45pt;width:17pt;height:22pt;z-index:251658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" fillcolor="white [3201]" stroked="f" strokeweight=".5pt">
                <v:textbox>
                  <w:txbxContent>
                    <w:p w14:paraId="08CD0B56" w14:textId="5F01936F" w:rsidR="00FB22C8" w:rsidRDefault="00FB22C8" w:rsidP="00FB22C8"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227D1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27" behindDoc="0" locked="0" layoutInCell="1" allowOverlap="1" wp14:anchorId="0480AA2D" wp14:editId="4EFDC35D">
                <wp:simplePos x="0" y="0"/>
                <wp:positionH relativeFrom="column">
                  <wp:posOffset>3968750</wp:posOffset>
                </wp:positionH>
                <wp:positionV relativeFrom="paragraph">
                  <wp:posOffset>913765</wp:posOffset>
                </wp:positionV>
                <wp:extent cx="215900" cy="279400"/>
                <wp:effectExtent l="0" t="0" r="0" b="6350"/>
                <wp:wrapNone/>
                <wp:docPr id="1109443162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492E6B" w14:textId="63619080" w:rsidR="003227D1" w:rsidRDefault="003227D1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0AA2D" id="_x0000_s1033" type="#_x0000_t202" style="position:absolute;left:0;text-align:left;margin-left:312.5pt;margin-top:71.95pt;width:17pt;height:22pt;z-index:251658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" fillcolor="white [3201]" stroked="f" strokeweight=".5pt">
                <v:textbox>
                  <w:txbxContent>
                    <w:p w14:paraId="57492E6B" w14:textId="63619080" w:rsidR="003227D1" w:rsidRDefault="003227D1"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6037B6">
        <w:rPr>
          <w:b/>
          <w:bCs/>
          <w:noProof/>
          <w:sz w:val="32"/>
          <w:szCs w:val="32"/>
        </w:rPr>
        <w:drawing>
          <wp:inline distT="0" distB="0" distL="0" distR="0" wp14:anchorId="740F1B69" wp14:editId="76966180">
            <wp:extent cx="5145144" cy="1938528"/>
            <wp:effectExtent l="0" t="0" r="0" b="5080"/>
            <wp:docPr id="376927816" name="图片 1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27816" name="图片 11" descr="图片包含 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843" cy="194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979B5" w14:textId="4E3A16BF" w:rsidR="002A2A67" w:rsidRDefault="002A2A67" w:rsidP="002A2A67">
      <w:pPr>
        <w:rPr>
          <w:b/>
          <w:bCs/>
          <w:sz w:val="28"/>
          <w:szCs w:val="28"/>
        </w:rPr>
      </w:pPr>
      <w:r w:rsidRPr="00EB129C">
        <w:rPr>
          <w:rFonts w:hint="eastAsia"/>
          <w:b/>
          <w:bCs/>
          <w:sz w:val="28"/>
          <w:szCs w:val="28"/>
        </w:rPr>
        <w:t>4.1.1</w:t>
      </w:r>
      <w:r w:rsidR="0017409A">
        <w:rPr>
          <w:rFonts w:hint="eastAsia"/>
          <w:b/>
          <w:bCs/>
          <w:sz w:val="28"/>
          <w:szCs w:val="28"/>
        </w:rPr>
        <w:t>一</w:t>
      </w:r>
      <w:r>
        <w:rPr>
          <w:rFonts w:hint="eastAsia"/>
          <w:b/>
          <w:bCs/>
          <w:sz w:val="28"/>
          <w:szCs w:val="28"/>
        </w:rPr>
        <w:t>区的设计</w:t>
      </w:r>
    </w:p>
    <w:tbl>
      <w:tblPr>
        <w:tblpPr w:leftFromText="180" w:rightFromText="180" w:vertAnchor="page" w:horzAnchor="margin" w:tblpY="13745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E03C7E" w14:paraId="73799F2D" w14:textId="77777777" w:rsidTr="00E03C7E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7D11" w14:textId="77777777" w:rsidR="00E03C7E" w:rsidRPr="00AE28F7" w:rsidRDefault="00E03C7E" w:rsidP="00E03C7E">
            <w:pPr>
              <w:rPr>
                <w:rFonts w:ascii="黑体" w:eastAsia="黑体"/>
                <w:b/>
                <w:bCs/>
                <w:szCs w:val="32"/>
              </w:rPr>
            </w:pPr>
          </w:p>
          <w:p w14:paraId="014AEA38" w14:textId="77777777" w:rsidR="00E03C7E" w:rsidRPr="00AE28F7" w:rsidRDefault="00E03C7E" w:rsidP="00E03C7E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6680BA58" w14:textId="474E8706" w:rsidR="00E03C7E" w:rsidRPr="008A2144" w:rsidRDefault="00E03C7E" w:rsidP="00E03C7E">
            <w:pPr>
              <w:rPr>
                <w:rFonts w:ascii="黑体" w:eastAsia="黑体"/>
                <w:szCs w:val="32"/>
              </w:rPr>
            </w:pPr>
            <w:r>
              <w:rPr>
                <w:rFonts w:ascii="黑体" w:eastAsia="黑体" w:hint="eastAsia"/>
                <w:szCs w:val="32"/>
              </w:rPr>
              <w:t>一区直径</w:t>
            </w:r>
            <w:r w:rsidR="00DA5816">
              <w:rPr>
                <w:rFonts w:ascii="黑体" w:eastAsia="黑体" w:hint="eastAsia"/>
                <w:szCs w:val="32"/>
              </w:rPr>
              <w:t>40mm  卡簧槽1.5</w:t>
            </w:r>
            <w:r w:rsidR="009D7399">
              <w:rPr>
                <w:rFonts w:ascii="黑体" w:eastAsia="黑体" w:hint="eastAsia"/>
                <w:szCs w:val="32"/>
              </w:rPr>
              <w:t>*0.3深</w:t>
            </w:r>
            <w:r w:rsidR="00C813B4">
              <w:rPr>
                <w:rFonts w:ascii="黑体" w:eastAsia="黑体" w:hint="eastAsia"/>
                <w:szCs w:val="32"/>
              </w:rPr>
              <w:t xml:space="preserve">  选用轴承6208（内径40，外径80，</w:t>
            </w:r>
            <w:r w:rsidR="00275682">
              <w:rPr>
                <w:rFonts w:ascii="黑体" w:eastAsia="黑体" w:hint="eastAsia"/>
                <w:szCs w:val="32"/>
              </w:rPr>
              <w:t>厚度18</w:t>
            </w:r>
            <w:r w:rsidR="00C813B4">
              <w:rPr>
                <w:rFonts w:ascii="黑体" w:eastAsia="黑体" w:hint="eastAsia"/>
                <w:szCs w:val="32"/>
              </w:rPr>
              <w:t>）</w:t>
            </w:r>
          </w:p>
        </w:tc>
      </w:tr>
    </w:tbl>
    <w:p w14:paraId="721AE8B7" w14:textId="3DFA8C51" w:rsidR="00EB129C" w:rsidRDefault="00EB129C" w:rsidP="00AE28F7">
      <w:pPr>
        <w:rPr>
          <w:szCs w:val="21"/>
        </w:rPr>
      </w:pPr>
      <w:r w:rsidRPr="004830CA">
        <w:rPr>
          <w:rFonts w:hint="eastAsia"/>
          <w:szCs w:val="21"/>
        </w:rPr>
        <w:t>一区为</w:t>
      </w:r>
      <w:r w:rsidR="0017409A" w:rsidRPr="004830CA">
        <w:rPr>
          <w:rFonts w:hint="eastAsia"/>
          <w:szCs w:val="21"/>
        </w:rPr>
        <w:t>卡簧和连接轴承的地区</w:t>
      </w:r>
      <w:r w:rsidR="00D2221C" w:rsidRPr="004830CA">
        <w:rPr>
          <w:rFonts w:hint="eastAsia"/>
          <w:szCs w:val="21"/>
        </w:rPr>
        <w:t>根据</w:t>
      </w:r>
      <w:r w:rsidR="0021730E">
        <w:rPr>
          <w:rFonts w:hint="eastAsia"/>
          <w:szCs w:val="21"/>
        </w:rPr>
        <w:t>二</w:t>
      </w:r>
      <w:r w:rsidR="00D2221C" w:rsidRPr="004830CA">
        <w:rPr>
          <w:rFonts w:hint="eastAsia"/>
          <w:szCs w:val="21"/>
        </w:rPr>
        <w:t>区的</w:t>
      </w:r>
      <w:r w:rsidR="008973E5" w:rsidRPr="004830CA">
        <w:rPr>
          <w:rFonts w:hint="eastAsia"/>
          <w:szCs w:val="21"/>
        </w:rPr>
        <w:t>粗细设计，</w:t>
      </w:r>
      <w:r w:rsidR="005B6A5D" w:rsidRPr="004830CA">
        <w:rPr>
          <w:rFonts w:hint="eastAsia"/>
          <w:szCs w:val="21"/>
        </w:rPr>
        <w:t>三区</w:t>
      </w:r>
      <w:r w:rsidR="00D6233F" w:rsidRPr="004830CA">
        <w:rPr>
          <w:rFonts w:hint="eastAsia"/>
          <w:szCs w:val="21"/>
        </w:rPr>
        <w:t>为公称直径为</w:t>
      </w:r>
      <w:r w:rsidR="00D6233F" w:rsidRPr="004830CA">
        <w:rPr>
          <w:rFonts w:hint="eastAsia"/>
          <w:szCs w:val="21"/>
        </w:rPr>
        <w:t>110mm</w:t>
      </w:r>
      <w:r w:rsidR="00D6233F" w:rsidRPr="004830CA">
        <w:rPr>
          <w:rFonts w:hint="eastAsia"/>
          <w:szCs w:val="21"/>
        </w:rPr>
        <w:t>的齿轮，其内径一般为</w:t>
      </w:r>
      <w:r w:rsidR="00D6233F" w:rsidRPr="004830CA">
        <w:rPr>
          <w:rFonts w:hint="eastAsia"/>
          <w:szCs w:val="21"/>
        </w:rPr>
        <w:t>45mm</w:t>
      </w:r>
      <w:r w:rsidR="00D6233F" w:rsidRPr="004830CA">
        <w:rPr>
          <w:rFonts w:hint="eastAsia"/>
          <w:szCs w:val="21"/>
        </w:rPr>
        <w:t>，</w:t>
      </w:r>
      <w:r w:rsidR="004830CA" w:rsidRPr="004830CA">
        <w:rPr>
          <w:rFonts w:hint="eastAsia"/>
          <w:szCs w:val="21"/>
        </w:rPr>
        <w:t>所以选用</w:t>
      </w:r>
      <w:r w:rsidR="004830CA">
        <w:rPr>
          <w:rFonts w:hint="eastAsia"/>
          <w:szCs w:val="21"/>
        </w:rPr>
        <w:t>内径一般为</w:t>
      </w:r>
      <w:r w:rsidR="00A92676">
        <w:rPr>
          <w:rFonts w:hint="eastAsia"/>
          <w:szCs w:val="21"/>
        </w:rPr>
        <w:t>40mm</w:t>
      </w:r>
      <w:r w:rsidR="00A92676">
        <w:rPr>
          <w:rFonts w:hint="eastAsia"/>
          <w:szCs w:val="21"/>
        </w:rPr>
        <w:t>的一区，内径为</w:t>
      </w:r>
      <w:r w:rsidR="00A92676">
        <w:rPr>
          <w:rFonts w:hint="eastAsia"/>
          <w:szCs w:val="21"/>
        </w:rPr>
        <w:t>40mm</w:t>
      </w:r>
      <w:r w:rsidR="00A92676">
        <w:rPr>
          <w:rFonts w:hint="eastAsia"/>
          <w:szCs w:val="21"/>
        </w:rPr>
        <w:t>的轴承我们选用</w:t>
      </w:r>
      <w:r w:rsidR="00C14C22">
        <w:rPr>
          <w:rFonts w:hint="eastAsia"/>
          <w:szCs w:val="21"/>
        </w:rPr>
        <w:t>6208</w:t>
      </w:r>
      <w:r w:rsidR="00C14C22">
        <w:rPr>
          <w:rFonts w:hint="eastAsia"/>
          <w:szCs w:val="21"/>
        </w:rPr>
        <w:t>轴承，其厚度为</w:t>
      </w:r>
      <w:r w:rsidR="00C14C22">
        <w:rPr>
          <w:rFonts w:hint="eastAsia"/>
          <w:szCs w:val="21"/>
        </w:rPr>
        <w:t>18mm</w:t>
      </w:r>
    </w:p>
    <w:tbl>
      <w:tblPr>
        <w:tblpPr w:leftFromText="180" w:rightFromText="180" w:vertAnchor="text" w:horzAnchor="margin" w:tblpY="354"/>
        <w:tblW w:w="8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1"/>
        <w:gridCol w:w="2772"/>
        <w:gridCol w:w="1574"/>
        <w:gridCol w:w="3044"/>
      </w:tblGrid>
      <w:tr w:rsidR="00E03C7E" w:rsidRPr="00CE74FE" w14:paraId="7DB1BA02" w14:textId="77777777" w:rsidTr="00E03C7E">
        <w:trPr>
          <w:trHeight w:hRule="exact" w:val="582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C7C786" w14:textId="77777777" w:rsidR="00E03C7E" w:rsidRPr="00CE74FE" w:rsidRDefault="00E03C7E" w:rsidP="00E03C7E">
            <w:pPr>
              <w:rPr>
                <w:b/>
                <w:bCs/>
                <w:sz w:val="18"/>
                <w:szCs w:val="18"/>
              </w:rPr>
            </w:pPr>
            <w:r w:rsidRPr="00CE74FE">
              <w:rPr>
                <w:b/>
                <w:bCs/>
                <w:sz w:val="18"/>
                <w:szCs w:val="18"/>
              </w:rPr>
              <w:t>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3E492F" w14:textId="77777777" w:rsidR="00E03C7E" w:rsidRPr="00CE74FE" w:rsidRDefault="00E03C7E" w:rsidP="00E03C7E">
            <w:pPr>
              <w:rPr>
                <w:b/>
                <w:bCs/>
                <w:sz w:val="18"/>
                <w:szCs w:val="18"/>
              </w:rPr>
            </w:pPr>
            <w:r w:rsidRPr="00CE74FE">
              <w:rPr>
                <w:b/>
                <w:bCs/>
                <w:sz w:val="18"/>
                <w:szCs w:val="18"/>
              </w:rPr>
              <w:t>数值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8A50F6" w14:textId="77777777" w:rsidR="00E03C7E" w:rsidRPr="00CE74FE" w:rsidRDefault="00E03C7E" w:rsidP="00E03C7E">
            <w:pPr>
              <w:rPr>
                <w:b/>
                <w:bCs/>
                <w:sz w:val="18"/>
                <w:szCs w:val="18"/>
              </w:rPr>
            </w:pPr>
            <w:r w:rsidRPr="00CE74FE">
              <w:rPr>
                <w:b/>
                <w:bCs/>
                <w:sz w:val="18"/>
                <w:szCs w:val="18"/>
              </w:rPr>
              <w:t>公差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50D2BE" w14:textId="77777777" w:rsidR="00E03C7E" w:rsidRPr="00CE74FE" w:rsidRDefault="00E03C7E" w:rsidP="00E03C7E">
            <w:pPr>
              <w:rPr>
                <w:b/>
                <w:bCs/>
                <w:sz w:val="18"/>
                <w:szCs w:val="18"/>
              </w:rPr>
            </w:pPr>
            <w:r w:rsidRPr="00CE74FE">
              <w:rPr>
                <w:b/>
                <w:bCs/>
                <w:sz w:val="18"/>
                <w:szCs w:val="18"/>
              </w:rPr>
              <w:t>说明</w:t>
            </w:r>
          </w:p>
        </w:tc>
      </w:tr>
      <w:tr w:rsidR="00E03C7E" w:rsidRPr="00CE74FE" w14:paraId="6BE27468" w14:textId="77777777" w:rsidTr="00E03C7E">
        <w:trPr>
          <w:trHeight w:hRule="exact" w:val="582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39C9A7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卡簧规格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F9C6F0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40mm</w:t>
            </w:r>
            <w:r w:rsidRPr="00CE74FE">
              <w:rPr>
                <w:sz w:val="18"/>
                <w:szCs w:val="18"/>
              </w:rPr>
              <w:t>（</w:t>
            </w:r>
            <w:r w:rsidRPr="00CE74FE">
              <w:rPr>
                <w:sz w:val="18"/>
                <w:szCs w:val="18"/>
              </w:rPr>
              <w:t>GB/T 894.1</w:t>
            </w:r>
            <w:r w:rsidRPr="00CE74FE">
              <w:rPr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51B2AA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3FF68D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适配</w:t>
            </w:r>
            <w:r w:rsidRPr="00CE74FE">
              <w:rPr>
                <w:sz w:val="18"/>
                <w:szCs w:val="18"/>
              </w:rPr>
              <w:t xml:space="preserve"> 6208 </w:t>
            </w:r>
            <w:r w:rsidRPr="00CE74FE">
              <w:rPr>
                <w:sz w:val="18"/>
                <w:szCs w:val="18"/>
              </w:rPr>
              <w:t>轴承内圈（内径</w:t>
            </w:r>
            <w:r w:rsidRPr="00CE74FE">
              <w:rPr>
                <w:sz w:val="18"/>
                <w:szCs w:val="18"/>
              </w:rPr>
              <w:t xml:space="preserve"> 40mm</w:t>
            </w:r>
            <w:r w:rsidRPr="00CE74FE">
              <w:rPr>
                <w:sz w:val="18"/>
                <w:szCs w:val="18"/>
              </w:rPr>
              <w:t>）</w:t>
            </w:r>
          </w:p>
        </w:tc>
      </w:tr>
      <w:tr w:rsidR="00E03C7E" w:rsidRPr="00CE74FE" w14:paraId="4D49DDDF" w14:textId="77777777" w:rsidTr="00E03C7E">
        <w:trPr>
          <w:trHeight w:hRule="exact" w:val="582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98BD47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卡簧厚度</w:t>
            </w:r>
            <w:r w:rsidRPr="00CE74FE">
              <w:rPr>
                <w:sz w:val="18"/>
                <w:szCs w:val="18"/>
              </w:rPr>
              <w:t xml:space="preserve"> 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A2449B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1.5mm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2EB2CC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h11</w:t>
            </w:r>
            <w:r w:rsidRPr="00CE74FE">
              <w:rPr>
                <w:sz w:val="18"/>
                <w:szCs w:val="18"/>
              </w:rPr>
              <w:t>（</w:t>
            </w:r>
            <w:r w:rsidRPr="00CE74FE">
              <w:rPr>
                <w:sz w:val="18"/>
                <w:szCs w:val="18"/>
              </w:rPr>
              <w:t>0/-0.12</w:t>
            </w:r>
            <w:r w:rsidRPr="00CE74FE">
              <w:rPr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8DF055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决定承载与槽宽</w:t>
            </w:r>
          </w:p>
        </w:tc>
      </w:tr>
      <w:tr w:rsidR="00E03C7E" w:rsidRPr="00CE74FE" w14:paraId="4519AF4F" w14:textId="77777777" w:rsidTr="00E03C7E">
        <w:trPr>
          <w:trHeight w:hRule="exact" w:val="582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D18A8E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卡簧外径</w:t>
            </w:r>
            <w:r w:rsidRPr="00CE74FE">
              <w:rPr>
                <w:sz w:val="18"/>
                <w:szCs w:val="18"/>
              </w:rPr>
              <w:t xml:space="preserve"> 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BD3B8E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48mm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A2ABD9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A78803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最大扩张外径</w:t>
            </w:r>
          </w:p>
        </w:tc>
      </w:tr>
      <w:tr w:rsidR="00E03C7E" w:rsidRPr="00CE74FE" w14:paraId="68D5A35B" w14:textId="77777777" w:rsidTr="00E03C7E">
        <w:trPr>
          <w:trHeight w:hRule="exact" w:val="510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6749D6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自由内径</w:t>
            </w:r>
            <w:r w:rsidRPr="00CE74FE">
              <w:rPr>
                <w:sz w:val="18"/>
                <w:szCs w:val="18"/>
              </w:rPr>
              <w:t xml:space="preserve"> d2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884BF0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39.4mm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D6350B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+0.25/-0.25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BDAE54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便于安装</w:t>
            </w:r>
          </w:p>
        </w:tc>
      </w:tr>
      <w:tr w:rsidR="00E03C7E" w:rsidRPr="00CE74FE" w14:paraId="2E3156FF" w14:textId="77777777" w:rsidTr="00E03C7E">
        <w:trPr>
          <w:trHeight w:hRule="exact" w:val="582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E8C7E7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开口宽度</w:t>
            </w:r>
            <w:r w:rsidRPr="00CE74FE">
              <w:rPr>
                <w:sz w:val="18"/>
                <w:szCs w:val="18"/>
              </w:rPr>
              <w:t xml:space="preserve"> 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49CDB3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3.2mm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650B45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6E153C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工具装卸空间</w:t>
            </w:r>
          </w:p>
        </w:tc>
      </w:tr>
      <w:tr w:rsidR="00E03C7E" w:rsidRPr="00CE74FE" w14:paraId="5C2EFEEA" w14:textId="77777777" w:rsidTr="00E03C7E">
        <w:trPr>
          <w:trHeight w:hRule="exact" w:val="582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E330F4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材料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D9E2F2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65Mn</w:t>
            </w:r>
            <w:r w:rsidRPr="00CE74FE">
              <w:rPr>
                <w:sz w:val="18"/>
                <w:szCs w:val="18"/>
              </w:rPr>
              <w:t>（</w:t>
            </w:r>
            <w:r w:rsidRPr="00CE74FE">
              <w:rPr>
                <w:sz w:val="18"/>
                <w:szCs w:val="18"/>
              </w:rPr>
              <w:t>HRC44-51</w:t>
            </w:r>
            <w:r w:rsidRPr="00CE74FE">
              <w:rPr>
                <w:sz w:val="18"/>
                <w:szCs w:val="18"/>
              </w:rPr>
              <w:t>）</w:t>
            </w:r>
            <w:r w:rsidRPr="00CE74FE">
              <w:rPr>
                <w:sz w:val="18"/>
                <w:szCs w:val="18"/>
              </w:rPr>
              <w:t xml:space="preserve">/304 </w:t>
            </w:r>
            <w:r w:rsidRPr="00CE74FE">
              <w:rPr>
                <w:sz w:val="18"/>
                <w:szCs w:val="18"/>
              </w:rPr>
              <w:t>不锈钢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E443BE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07A418" w14:textId="77777777" w:rsidR="00E03C7E" w:rsidRPr="00CE74FE" w:rsidRDefault="00E03C7E" w:rsidP="00E03C7E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弹性与耐蚀可选</w:t>
            </w:r>
          </w:p>
        </w:tc>
      </w:tr>
    </w:tbl>
    <w:p w14:paraId="2E3B154E" w14:textId="77777777" w:rsidR="00E03C7E" w:rsidRDefault="00CE74FE" w:rsidP="00AE28F7">
      <w:pPr>
        <w:rPr>
          <w:szCs w:val="21"/>
        </w:rPr>
      </w:pPr>
      <w:r w:rsidRPr="00CE74FE">
        <w:rPr>
          <w:szCs w:val="21"/>
        </w:rPr>
        <w:t xml:space="preserve">6208 </w:t>
      </w:r>
      <w:r w:rsidRPr="00CE74FE">
        <w:rPr>
          <w:szCs w:val="21"/>
        </w:rPr>
        <w:t>轴承内圈在轴上轴向定位用的内卡簧（轴用弹性挡圈），适配轴径</w:t>
      </w:r>
      <w:r w:rsidRPr="00CE74FE">
        <w:rPr>
          <w:szCs w:val="21"/>
        </w:rPr>
        <w:t xml:space="preserve"> 40mm</w:t>
      </w:r>
      <w:r w:rsidRPr="00CE74FE">
        <w:rPr>
          <w:szCs w:val="21"/>
        </w:rPr>
        <w:t>，核心按</w:t>
      </w:r>
      <w:r w:rsidRPr="00CE74FE">
        <w:rPr>
          <w:szCs w:val="21"/>
        </w:rPr>
        <w:t xml:space="preserve"> GB/T 894.1-2017</w:t>
      </w:r>
      <w:r w:rsidRPr="00CE74FE">
        <w:rPr>
          <w:szCs w:val="21"/>
        </w:rPr>
        <w:t>（标准型）与</w:t>
      </w:r>
      <w:r w:rsidRPr="00CE74FE">
        <w:rPr>
          <w:szCs w:val="21"/>
        </w:rPr>
        <w:t xml:space="preserve"> DIN 471 </w:t>
      </w:r>
      <w:r w:rsidRPr="00CE74FE">
        <w:rPr>
          <w:szCs w:val="21"/>
        </w:rPr>
        <w:t>执行，以下是完整参数与安装槽要求</w:t>
      </w:r>
    </w:p>
    <w:p w14:paraId="56332E61" w14:textId="5D3A9834" w:rsidR="00E03C7E" w:rsidRDefault="009D7399" w:rsidP="002A2A67">
      <w:pPr>
        <w:rPr>
          <w:szCs w:val="21"/>
        </w:rPr>
      </w:pPr>
      <w:r>
        <w:rPr>
          <w:rFonts w:hint="eastAsia"/>
          <w:szCs w:val="21"/>
        </w:rPr>
        <w:t>套筒设计，适配轴承内圈的</w:t>
      </w:r>
      <w:r w:rsidR="0085648C">
        <w:rPr>
          <w:rFonts w:hint="eastAsia"/>
          <w:szCs w:val="21"/>
        </w:rPr>
        <w:t>轴套外仅只允许</w:t>
      </w:r>
      <w:r w:rsidR="0085648C">
        <w:rPr>
          <w:rFonts w:hint="eastAsia"/>
          <w:szCs w:val="21"/>
        </w:rPr>
        <w:t>52</w:t>
      </w:r>
      <w:r w:rsidR="0085648C">
        <w:rPr>
          <w:rFonts w:hint="eastAsia"/>
          <w:szCs w:val="21"/>
        </w:rPr>
        <w:t>而</w:t>
      </w:r>
      <w:r w:rsidR="00220C55">
        <w:rPr>
          <w:rFonts w:hint="eastAsia"/>
          <w:szCs w:val="21"/>
        </w:rPr>
        <w:t>齿轮</w:t>
      </w:r>
      <w:r w:rsidR="00F00837">
        <w:rPr>
          <w:rFonts w:hint="eastAsia"/>
          <w:szCs w:val="21"/>
        </w:rPr>
        <w:t>低靠的轴套越大越好，我们选择直径</w:t>
      </w:r>
      <w:r w:rsidR="000F4344">
        <w:rPr>
          <w:rFonts w:hint="eastAsia"/>
          <w:szCs w:val="21"/>
        </w:rPr>
        <w:lastRenderedPageBreak/>
        <w:t>60</w:t>
      </w:r>
      <w:r w:rsidR="000F4344">
        <w:rPr>
          <w:rFonts w:hint="eastAsia"/>
          <w:szCs w:val="21"/>
        </w:rPr>
        <w:t>，于是形成一个双层轴套长度为</w:t>
      </w:r>
      <w:r w:rsidR="000F4344">
        <w:rPr>
          <w:rFonts w:hint="eastAsia"/>
          <w:szCs w:val="21"/>
        </w:rPr>
        <w:t>15mm+</w:t>
      </w:r>
      <w:r w:rsidR="00457BD4">
        <w:rPr>
          <w:rFonts w:hint="eastAsia"/>
          <w:szCs w:val="21"/>
        </w:rPr>
        <w:t xml:space="preserve">15mm=30mm </w:t>
      </w:r>
      <w:r w:rsidR="00A7567D">
        <w:rPr>
          <w:rFonts w:hint="eastAsia"/>
          <w:szCs w:val="21"/>
        </w:rPr>
        <w:t>外径分别为</w:t>
      </w:r>
      <w:r w:rsidR="00C82943">
        <w:rPr>
          <w:rFonts w:hint="eastAsia"/>
          <w:szCs w:val="21"/>
        </w:rPr>
        <w:t>52mm</w:t>
      </w:r>
      <w:r w:rsidR="00C82943">
        <w:rPr>
          <w:rFonts w:hint="eastAsia"/>
          <w:szCs w:val="21"/>
        </w:rPr>
        <w:t>和</w:t>
      </w:r>
      <w:r w:rsidR="00C82943">
        <w:rPr>
          <w:rFonts w:hint="eastAsia"/>
          <w:szCs w:val="21"/>
        </w:rPr>
        <w:t>60mm</w:t>
      </w:r>
      <w:r w:rsidR="00457BD4">
        <w:rPr>
          <w:rFonts w:hint="eastAsia"/>
          <w:szCs w:val="21"/>
        </w:rPr>
        <w:t>同时预留</w:t>
      </w:r>
      <w:r w:rsidR="00457BD4">
        <w:rPr>
          <w:rFonts w:hint="eastAsia"/>
          <w:szCs w:val="21"/>
        </w:rPr>
        <w:t>3mm</w:t>
      </w:r>
      <w:r w:rsidR="00457BD4">
        <w:rPr>
          <w:rFonts w:hint="eastAsia"/>
          <w:szCs w:val="21"/>
        </w:rPr>
        <w:t>的齿轮突出</w:t>
      </w:r>
      <w:r w:rsidR="00085677">
        <w:rPr>
          <w:rFonts w:hint="eastAsia"/>
          <w:szCs w:val="21"/>
        </w:rPr>
        <w:t>，预留</w:t>
      </w:r>
      <w:r w:rsidR="00C813B4">
        <w:rPr>
          <w:rFonts w:hint="eastAsia"/>
          <w:szCs w:val="21"/>
        </w:rPr>
        <w:t>9mm</w:t>
      </w:r>
      <w:r w:rsidR="00C813B4">
        <w:rPr>
          <w:rFonts w:hint="eastAsia"/>
          <w:szCs w:val="21"/>
        </w:rPr>
        <w:t>为轴承外围卡簧使用</w:t>
      </w:r>
      <w:r w:rsidR="00457BD4">
        <w:rPr>
          <w:rFonts w:hint="eastAsia"/>
          <w:szCs w:val="21"/>
        </w:rPr>
        <w:t>于是</w:t>
      </w:r>
      <w:r w:rsidR="00A20C52">
        <w:rPr>
          <w:rFonts w:hint="eastAsia"/>
          <w:szCs w:val="21"/>
        </w:rPr>
        <w:t>算出一区长度为</w:t>
      </w:r>
      <w:r w:rsidR="00C813B4">
        <w:rPr>
          <w:rFonts w:hint="eastAsia"/>
          <w:szCs w:val="21"/>
        </w:rPr>
        <w:t>30+3+9+</w:t>
      </w:r>
      <w:r w:rsidR="00275682">
        <w:rPr>
          <w:rFonts w:hint="eastAsia"/>
          <w:szCs w:val="21"/>
        </w:rPr>
        <w:t>18=60mm</w:t>
      </w:r>
    </w:p>
    <w:p w14:paraId="33576B24" w14:textId="2F7C7F7A" w:rsidR="002A2A67" w:rsidRDefault="002A2A67" w:rsidP="002A2A67">
      <w:pPr>
        <w:rPr>
          <w:b/>
          <w:bCs/>
          <w:sz w:val="28"/>
          <w:szCs w:val="28"/>
        </w:rPr>
      </w:pPr>
      <w:r w:rsidRPr="00EB129C">
        <w:rPr>
          <w:rFonts w:hint="eastAsia"/>
          <w:b/>
          <w:bCs/>
          <w:sz w:val="28"/>
          <w:szCs w:val="28"/>
        </w:rPr>
        <w:t>4.1.</w:t>
      </w:r>
      <w:r>
        <w:rPr>
          <w:rFonts w:hint="eastAsia"/>
          <w:b/>
          <w:bCs/>
          <w:sz w:val="28"/>
          <w:szCs w:val="28"/>
        </w:rPr>
        <w:t>2</w:t>
      </w:r>
      <w:r>
        <w:rPr>
          <w:rFonts w:hint="eastAsia"/>
          <w:b/>
          <w:bCs/>
          <w:sz w:val="28"/>
          <w:szCs w:val="28"/>
        </w:rPr>
        <w:t>二区的设计</w:t>
      </w:r>
    </w:p>
    <w:p w14:paraId="01E5D3C1" w14:textId="710FCFD0" w:rsidR="005C2B78" w:rsidRPr="00275682" w:rsidRDefault="00275682" w:rsidP="00AE28F7">
      <w:pPr>
        <w:rPr>
          <w:szCs w:val="21"/>
        </w:rPr>
      </w:pPr>
      <w:r w:rsidRPr="00275682">
        <w:rPr>
          <w:rFonts w:hint="eastAsia"/>
          <w:szCs w:val="21"/>
        </w:rPr>
        <w:t>此为连接轴与齿轮的地区，</w:t>
      </w:r>
      <w:r>
        <w:rPr>
          <w:rFonts w:hint="eastAsia"/>
          <w:szCs w:val="21"/>
        </w:rPr>
        <w:t>主要计算</w:t>
      </w:r>
      <w:r w:rsidR="00117BBE">
        <w:rPr>
          <w:rFonts w:hint="eastAsia"/>
          <w:szCs w:val="21"/>
        </w:rPr>
        <w:t>键槽的大小和平键的</w:t>
      </w:r>
      <w:r w:rsidR="006E0B94">
        <w:rPr>
          <w:rFonts w:hint="eastAsia"/>
          <w:szCs w:val="21"/>
        </w:rPr>
        <w:t>选择</w:t>
      </w:r>
    </w:p>
    <w:p w14:paraId="6A2CB2E6" w14:textId="77777777" w:rsidR="00223400" w:rsidRPr="00223400" w:rsidRDefault="00223400" w:rsidP="00223400">
      <w:pPr>
        <w:rPr>
          <w:rFonts w:ascii="宋体" w:hAnsi="宋体" w:hint="eastAsia"/>
          <w:szCs w:val="21"/>
        </w:rPr>
      </w:pPr>
      <w:r w:rsidRPr="00223400">
        <w:rPr>
          <w:rFonts w:ascii="宋体" w:hAnsi="宋体"/>
          <w:szCs w:val="21"/>
        </w:rPr>
        <w:t>一、已知条件</w:t>
      </w:r>
    </w:p>
    <w:p w14:paraId="4FD80C54" w14:textId="29430EE8" w:rsidR="00223400" w:rsidRPr="00223400" w:rsidRDefault="00223400" w:rsidP="00223400">
      <w:pPr>
        <w:numPr>
          <w:ilvl w:val="0"/>
          <w:numId w:val="6"/>
        </w:numPr>
        <w:rPr>
          <w:rFonts w:ascii="宋体" w:hAnsi="宋体" w:hint="eastAsia"/>
          <w:szCs w:val="21"/>
        </w:rPr>
      </w:pPr>
      <w:r w:rsidRPr="00223400">
        <w:rPr>
          <w:rFonts w:ascii="宋体" w:hAnsi="宋体"/>
          <w:szCs w:val="21"/>
        </w:rPr>
        <w:t>齿轮轮毂厚度 B = 30mm</w:t>
      </w:r>
    </w:p>
    <w:p w14:paraId="2E5DC623" w14:textId="15963F8A" w:rsidR="00223400" w:rsidRPr="00223400" w:rsidRDefault="003A7900" w:rsidP="00223400">
      <w:pPr>
        <w:numPr>
          <w:ilvl w:val="0"/>
          <w:numId w:val="6"/>
        </w:numPr>
        <w:rPr>
          <w:rFonts w:ascii="宋体" w:hAnsi="宋体" w:hint="eastAsia"/>
          <w:szCs w:val="21"/>
        </w:rPr>
      </w:pPr>
      <w:r w:rsidRPr="00AA4A70">
        <w:rPr>
          <w:rFonts w:ascii="宋体" w:hAnsi="宋体"/>
          <w:noProof/>
          <w:szCs w:val="21"/>
        </w:rPr>
        <w:drawing>
          <wp:anchor distT="0" distB="0" distL="114300" distR="114300" simplePos="0" relativeHeight="251658332" behindDoc="0" locked="0" layoutInCell="1" allowOverlap="1" wp14:anchorId="5489A626" wp14:editId="056123AB">
            <wp:simplePos x="0" y="0"/>
            <wp:positionH relativeFrom="column">
              <wp:posOffset>1036396</wp:posOffset>
            </wp:positionH>
            <wp:positionV relativeFrom="paragraph">
              <wp:posOffset>199339</wp:posOffset>
            </wp:positionV>
            <wp:extent cx="1638605" cy="195749"/>
            <wp:effectExtent l="0" t="0" r="0" b="0"/>
            <wp:wrapNone/>
            <wp:docPr id="169665636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605" cy="19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400" w:rsidRPr="00223400">
        <w:rPr>
          <w:rFonts w:ascii="宋体" w:hAnsi="宋体"/>
          <w:szCs w:val="21"/>
        </w:rPr>
        <w:t>齿轮轮毂内径（即轴的直径）d = 45mm</w:t>
      </w:r>
    </w:p>
    <w:p w14:paraId="7B69DA65" w14:textId="01AE44E9" w:rsidR="00223400" w:rsidRPr="00223400" w:rsidRDefault="00223400" w:rsidP="00223400">
      <w:pPr>
        <w:numPr>
          <w:ilvl w:val="0"/>
          <w:numId w:val="6"/>
        </w:numPr>
        <w:rPr>
          <w:rFonts w:ascii="宋体" w:hAnsi="宋体" w:hint="eastAsia"/>
          <w:szCs w:val="21"/>
        </w:rPr>
      </w:pPr>
      <w:r w:rsidRPr="00223400">
        <w:rPr>
          <w:rFonts w:ascii="宋体" w:hAnsi="宋体"/>
          <w:szCs w:val="21"/>
        </w:rPr>
        <w:t>传递转矩</w:t>
      </w:r>
    </w:p>
    <w:p w14:paraId="275027EF" w14:textId="77777777" w:rsidR="003A7900" w:rsidRPr="003A7900" w:rsidRDefault="003A7900" w:rsidP="003A7900">
      <w:pPr>
        <w:rPr>
          <w:rFonts w:ascii="宋体" w:hAnsi="宋体" w:hint="eastAsia"/>
          <w:szCs w:val="21"/>
        </w:rPr>
      </w:pPr>
      <w:r w:rsidRPr="003A7900">
        <w:rPr>
          <w:rFonts w:ascii="宋体" w:hAnsi="宋体"/>
          <w:szCs w:val="21"/>
        </w:rPr>
        <w:t>二、平键选型（依据 GB/T 1095-2003《平键 键槽的剖面尺寸》）</w:t>
      </w:r>
    </w:p>
    <w:p w14:paraId="4918CB8C" w14:textId="439BFADB" w:rsidR="003A7900" w:rsidRPr="003A7900" w:rsidRDefault="003A7900" w:rsidP="003A7900">
      <w:pPr>
        <w:rPr>
          <w:rFonts w:ascii="宋体" w:hAnsi="宋体" w:hint="eastAsia"/>
          <w:szCs w:val="21"/>
        </w:rPr>
      </w:pPr>
      <w:r w:rsidRPr="003A7900">
        <w:rPr>
          <w:rFonts w:ascii="宋体" w:hAnsi="宋体"/>
          <w:szCs w:val="21"/>
        </w:rPr>
        <w:t>对于轴径 d = 45mm，查表可得普通平键的截面尺寸：</w:t>
      </w:r>
    </w:p>
    <w:p w14:paraId="57459DE3" w14:textId="48E0EFAD" w:rsidR="003A7900" w:rsidRPr="003A7900" w:rsidRDefault="003A7900" w:rsidP="003A7900">
      <w:pPr>
        <w:numPr>
          <w:ilvl w:val="0"/>
          <w:numId w:val="7"/>
        </w:numPr>
        <w:rPr>
          <w:rFonts w:ascii="宋体" w:hAnsi="宋体" w:hint="eastAsia"/>
          <w:szCs w:val="21"/>
        </w:rPr>
      </w:pPr>
      <w:r w:rsidRPr="003A7900">
        <w:rPr>
          <w:rFonts w:ascii="宋体" w:hAnsi="宋体"/>
          <w:szCs w:val="21"/>
        </w:rPr>
        <w:t>键的宽度 b = 14mm</w:t>
      </w:r>
    </w:p>
    <w:p w14:paraId="24C6FA1D" w14:textId="79DD14D1" w:rsidR="003A7900" w:rsidRPr="003A7900" w:rsidRDefault="003A7900" w:rsidP="003A7900">
      <w:pPr>
        <w:numPr>
          <w:ilvl w:val="0"/>
          <w:numId w:val="7"/>
        </w:numPr>
        <w:rPr>
          <w:rFonts w:ascii="宋体" w:hAnsi="宋体" w:hint="eastAsia"/>
          <w:szCs w:val="21"/>
        </w:rPr>
      </w:pPr>
      <w:r w:rsidRPr="003A7900">
        <w:rPr>
          <w:rFonts w:ascii="宋体" w:hAnsi="宋体"/>
          <w:szCs w:val="21"/>
        </w:rPr>
        <w:t>键的高度 h = 9mm</w:t>
      </w:r>
    </w:p>
    <w:p w14:paraId="0075EC8D" w14:textId="77777777" w:rsidR="003A7900" w:rsidRPr="003A7900" w:rsidRDefault="003A7900" w:rsidP="003A7900">
      <w:pPr>
        <w:rPr>
          <w:rFonts w:ascii="宋体" w:hAnsi="宋体" w:hint="eastAsia"/>
          <w:szCs w:val="21"/>
        </w:rPr>
      </w:pPr>
      <w:r w:rsidRPr="003A7900">
        <w:rPr>
          <w:rFonts w:ascii="宋体" w:hAnsi="宋体"/>
          <w:szCs w:val="21"/>
        </w:rPr>
        <w:t>键的长度选取：</w:t>
      </w:r>
    </w:p>
    <w:p w14:paraId="470091AC" w14:textId="465E78DB" w:rsidR="003A7900" w:rsidRPr="003A7900" w:rsidRDefault="003A7900" w:rsidP="003A7900">
      <w:pPr>
        <w:rPr>
          <w:rFonts w:ascii="宋体" w:hAnsi="宋体" w:hint="eastAsia"/>
          <w:szCs w:val="21"/>
        </w:rPr>
      </w:pPr>
      <w:r w:rsidRPr="003A7900">
        <w:rPr>
          <w:rFonts w:ascii="宋体" w:hAnsi="宋体"/>
          <w:szCs w:val="21"/>
        </w:rPr>
        <w:t>键的长度 L 需小于轮毂厚度 B，同时需符合标准长度系列，取 L = 25mm（标准长度系列：20、25、30…，\(25 &lt; 30\) 满足安装要求）。</w:t>
      </w:r>
    </w:p>
    <w:p w14:paraId="6078978C" w14:textId="6C8073CD" w:rsidR="00ED6032" w:rsidRPr="00AA4A70" w:rsidRDefault="00AA4A70" w:rsidP="00AE28F7">
      <w:pPr>
        <w:rPr>
          <w:rFonts w:ascii="宋体" w:hAnsi="宋体" w:hint="eastAsia"/>
          <w:sz w:val="32"/>
          <w:szCs w:val="32"/>
        </w:rPr>
      </w:pPr>
      <w:bookmarkStart w:id="14" w:name="OLE_LINK14"/>
      <w:r w:rsidRPr="00AA4A70">
        <w:rPr>
          <w:rFonts w:ascii="宋体" w:hAnsi="宋体"/>
          <w:szCs w:val="21"/>
        </w:rPr>
        <w:t>因此，所选平键型号为 GB/T 1096-2003 平键 14×9×25。</w:t>
      </w:r>
    </w:p>
    <w:bookmarkEnd w:id="14"/>
    <w:p w14:paraId="2CA1B727" w14:textId="77777777" w:rsidR="00AA4A70" w:rsidRPr="00AA4A70" w:rsidRDefault="00AA4A70" w:rsidP="00AA4A70">
      <w:pPr>
        <w:rPr>
          <w:szCs w:val="21"/>
        </w:rPr>
      </w:pPr>
      <w:r w:rsidRPr="00AA4A70">
        <w:rPr>
          <w:szCs w:val="21"/>
        </w:rPr>
        <w:t>三、平键连接的强度校核</w:t>
      </w:r>
    </w:p>
    <w:p w14:paraId="52FC11BB" w14:textId="4C6C4ADB" w:rsidR="00AA4A70" w:rsidRPr="00AA4A70" w:rsidRDefault="00791EE8" w:rsidP="00AA4A70">
      <w:pPr>
        <w:rPr>
          <w:szCs w:val="21"/>
        </w:rPr>
      </w:pPr>
      <w:r w:rsidRPr="00791EE8">
        <w:rPr>
          <w:noProof/>
          <w:szCs w:val="21"/>
        </w:rPr>
        <w:drawing>
          <wp:anchor distT="0" distB="0" distL="114300" distR="114300" simplePos="0" relativeHeight="251658333" behindDoc="0" locked="0" layoutInCell="1" allowOverlap="1" wp14:anchorId="53BFF1C0" wp14:editId="41EB0EFC">
            <wp:simplePos x="0" y="0"/>
            <wp:positionH relativeFrom="column">
              <wp:posOffset>985241</wp:posOffset>
            </wp:positionH>
            <wp:positionV relativeFrom="paragraph">
              <wp:posOffset>389865</wp:posOffset>
            </wp:positionV>
            <wp:extent cx="819302" cy="208264"/>
            <wp:effectExtent l="0" t="0" r="0" b="1905"/>
            <wp:wrapNone/>
            <wp:docPr id="7696180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302" cy="20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A70" w:rsidRPr="00AA4A70">
        <w:rPr>
          <w:szCs w:val="21"/>
        </w:rPr>
        <w:t>平键连接的主要失效形式为键、轴槽或轮毂槽的工作面压溃（静连接），因此校核挤压强度即可。</w:t>
      </w:r>
    </w:p>
    <w:p w14:paraId="2B412679" w14:textId="142CEECB" w:rsidR="00AA4A70" w:rsidRPr="000A211E" w:rsidRDefault="00AA4A70" w:rsidP="000A211E">
      <w:pPr>
        <w:pStyle w:val="af3"/>
        <w:numPr>
          <w:ilvl w:val="0"/>
          <w:numId w:val="8"/>
        </w:numPr>
        <w:ind w:firstLineChars="0"/>
        <w:rPr>
          <w:szCs w:val="21"/>
        </w:rPr>
      </w:pPr>
      <w:r w:rsidRPr="000A211E">
        <w:rPr>
          <w:szCs w:val="21"/>
        </w:rPr>
        <w:t>强度校核公式</w:t>
      </w:r>
    </w:p>
    <w:p w14:paraId="18AC41C0" w14:textId="6B233214" w:rsidR="000A211E" w:rsidRPr="000A211E" w:rsidRDefault="000A211E" w:rsidP="000A211E">
      <w:pPr>
        <w:rPr>
          <w:szCs w:val="21"/>
        </w:rPr>
      </w:pPr>
      <w:r w:rsidRPr="000A211E">
        <w:rPr>
          <w:noProof/>
          <w:szCs w:val="21"/>
        </w:rPr>
        <w:drawing>
          <wp:anchor distT="0" distB="0" distL="114300" distR="114300" simplePos="0" relativeHeight="251658334" behindDoc="0" locked="0" layoutInCell="1" allowOverlap="1" wp14:anchorId="7DA91235" wp14:editId="55427183">
            <wp:simplePos x="0" y="0"/>
            <wp:positionH relativeFrom="column">
              <wp:posOffset>1007034</wp:posOffset>
            </wp:positionH>
            <wp:positionV relativeFrom="paragraph">
              <wp:posOffset>131674</wp:posOffset>
            </wp:positionV>
            <wp:extent cx="2026311" cy="257589"/>
            <wp:effectExtent l="0" t="0" r="0" b="9525"/>
            <wp:wrapNone/>
            <wp:docPr id="103870565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311" cy="257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211E">
        <w:rPr>
          <w:rFonts w:hint="eastAsia"/>
          <w:szCs w:val="21"/>
        </w:rPr>
        <w:t xml:space="preserve">2. </w:t>
      </w:r>
      <w:r w:rsidRPr="000A211E">
        <w:rPr>
          <w:rFonts w:hint="eastAsia"/>
          <w:szCs w:val="21"/>
        </w:rPr>
        <w:t>计算挤压应力</w:t>
      </w:r>
    </w:p>
    <w:p w14:paraId="6796213E" w14:textId="493AAD9D" w:rsidR="000A211E" w:rsidRDefault="000A211E" w:rsidP="000A211E">
      <w:pPr>
        <w:rPr>
          <w:szCs w:val="21"/>
        </w:rPr>
      </w:pPr>
      <w:r w:rsidRPr="000A211E">
        <w:rPr>
          <w:rFonts w:hint="eastAsia"/>
          <w:szCs w:val="21"/>
        </w:rPr>
        <w:t>将参数代入公式：</w:t>
      </w:r>
    </w:p>
    <w:p w14:paraId="1B4234AE" w14:textId="615AF9EA" w:rsidR="008F5E48" w:rsidRPr="008F5E48" w:rsidRDefault="008F5E48" w:rsidP="008F5E48">
      <w:pPr>
        <w:rPr>
          <w:szCs w:val="21"/>
        </w:rPr>
      </w:pPr>
      <w:r w:rsidRPr="008F5E48">
        <w:rPr>
          <w:szCs w:val="21"/>
        </w:rPr>
        <w:t>计算得到的挤压应力远小于许用挤压应力</w:t>
      </w:r>
      <w:r w:rsidRPr="008F5E48">
        <w:rPr>
          <w:szCs w:val="21"/>
        </w:rPr>
        <w:t> </w:t>
      </w:r>
      <w:bookmarkStart w:id="15" w:name="OLE_LINK15"/>
      <w:r>
        <w:rPr>
          <w:rFonts w:hint="eastAsia"/>
          <w:szCs w:val="21"/>
        </w:rPr>
        <w:t>[</w:t>
      </w:r>
      <w:proofErr w:type="spellStart"/>
      <w:r w:rsidRPr="008F5E48">
        <w:rPr>
          <w:szCs w:val="21"/>
        </w:rPr>
        <w:t>sigmap</w:t>
      </w:r>
      <w:proofErr w:type="spellEnd"/>
      <w:r>
        <w:rPr>
          <w:rFonts w:hint="eastAsia"/>
          <w:szCs w:val="21"/>
        </w:rPr>
        <w:t>]</w:t>
      </w:r>
      <w:bookmarkEnd w:id="15"/>
      <w:r w:rsidRPr="008F5E48">
        <w:rPr>
          <w:szCs w:val="21"/>
        </w:rPr>
        <w:t xml:space="preserve"> = 120</w:t>
      </w:r>
      <w:r>
        <w:rPr>
          <w:rFonts w:hint="eastAsia"/>
          <w:szCs w:val="21"/>
        </w:rPr>
        <w:t>-</w:t>
      </w:r>
      <w:r w:rsidRPr="008F5E48">
        <w:rPr>
          <w:szCs w:val="21"/>
        </w:rPr>
        <w:t>150MPa</w:t>
      </w:r>
      <w:r w:rsidRPr="008F5E48">
        <w:rPr>
          <w:szCs w:val="21"/>
        </w:rPr>
        <w:t>，</w:t>
      </w:r>
      <w:r w:rsidRPr="008F5E48">
        <w:rPr>
          <w:b/>
          <w:bCs/>
          <w:szCs w:val="21"/>
        </w:rPr>
        <w:t>平键连接强度满足要求</w:t>
      </w:r>
      <w:r w:rsidRPr="008F5E48">
        <w:rPr>
          <w:szCs w:val="21"/>
        </w:rPr>
        <w:t>。</w:t>
      </w:r>
    </w:p>
    <w:p w14:paraId="6EF824E8" w14:textId="55EBC80F" w:rsidR="000A211E" w:rsidRPr="008F5E48" w:rsidRDefault="000A211E" w:rsidP="000A211E">
      <w:pPr>
        <w:rPr>
          <w:szCs w:val="21"/>
        </w:rPr>
      </w:pPr>
    </w:p>
    <w:p w14:paraId="3F6584F1" w14:textId="4BEEC8D9" w:rsidR="004B5858" w:rsidRPr="004B5858" w:rsidRDefault="008F5E48" w:rsidP="008F5E48">
      <w:pPr>
        <w:rPr>
          <w:rFonts w:ascii="宋体" w:hAnsi="宋体" w:hint="eastAsia"/>
          <w:szCs w:val="21"/>
        </w:rPr>
      </w:pPr>
      <w:r w:rsidRPr="00AA4A70">
        <w:rPr>
          <w:rFonts w:ascii="宋体" w:hAnsi="宋体"/>
          <w:szCs w:val="21"/>
        </w:rPr>
        <w:t>因此，所选平键型号为 GB/T 1096-2003 平键 14×9×25。</w:t>
      </w:r>
      <w:r w:rsidR="004B5858">
        <w:rPr>
          <w:rFonts w:ascii="宋体" w:hAnsi="宋体" w:hint="eastAsia"/>
          <w:szCs w:val="21"/>
        </w:rPr>
        <w:t>同时二区长度为</w:t>
      </w:r>
      <w:r w:rsidR="000C6B5A">
        <w:rPr>
          <w:rFonts w:ascii="宋体" w:hAnsi="宋体" w:hint="eastAsia"/>
          <w:szCs w:val="21"/>
        </w:rPr>
        <w:t>27，直径45mm</w:t>
      </w:r>
    </w:p>
    <w:p w14:paraId="7E0A2E6C" w14:textId="0623DCC1" w:rsidR="000C19F6" w:rsidRDefault="000C19F6" w:rsidP="000C19F6">
      <w:pPr>
        <w:rPr>
          <w:b/>
          <w:bCs/>
          <w:sz w:val="28"/>
          <w:szCs w:val="28"/>
        </w:rPr>
      </w:pPr>
      <w:r w:rsidRPr="00EB129C">
        <w:rPr>
          <w:rFonts w:hint="eastAsia"/>
          <w:b/>
          <w:bCs/>
          <w:sz w:val="28"/>
          <w:szCs w:val="28"/>
        </w:rPr>
        <w:t>4.1.</w:t>
      </w:r>
      <w:r>
        <w:rPr>
          <w:rFonts w:hint="eastAsia"/>
          <w:b/>
          <w:bCs/>
          <w:sz w:val="28"/>
          <w:szCs w:val="28"/>
        </w:rPr>
        <w:t>3</w:t>
      </w:r>
      <w:r>
        <w:rPr>
          <w:rFonts w:hint="eastAsia"/>
          <w:b/>
          <w:bCs/>
          <w:sz w:val="28"/>
          <w:szCs w:val="28"/>
        </w:rPr>
        <w:t>三区的设计</w:t>
      </w:r>
    </w:p>
    <w:p w14:paraId="3DC27F52" w14:textId="7F537A00" w:rsidR="000A211E" w:rsidRPr="008F5E48" w:rsidRDefault="000C19F6" w:rsidP="000A211E">
      <w:pPr>
        <w:rPr>
          <w:szCs w:val="21"/>
        </w:rPr>
      </w:pPr>
      <w:r>
        <w:rPr>
          <w:rFonts w:hint="eastAsia"/>
          <w:szCs w:val="21"/>
        </w:rPr>
        <w:t>三区主要为轴肩，</w:t>
      </w:r>
      <w:r w:rsidR="000452AF">
        <w:rPr>
          <w:rFonts w:hint="eastAsia"/>
          <w:szCs w:val="21"/>
        </w:rPr>
        <w:t>分别为右侧</w:t>
      </w:r>
      <w:r w:rsidR="000452AF">
        <w:rPr>
          <w:rFonts w:hint="eastAsia"/>
          <w:szCs w:val="21"/>
        </w:rPr>
        <w:t>110</w:t>
      </w:r>
      <w:r w:rsidR="000452AF">
        <w:rPr>
          <w:rFonts w:hint="eastAsia"/>
          <w:szCs w:val="21"/>
        </w:rPr>
        <w:t>分度圆直径齿轮的轴肩和左侧</w:t>
      </w:r>
      <w:r w:rsidR="000452AF">
        <w:rPr>
          <w:rFonts w:hint="eastAsia"/>
          <w:szCs w:val="21"/>
        </w:rPr>
        <w:t>33mm</w:t>
      </w:r>
      <w:r w:rsidR="000452AF">
        <w:rPr>
          <w:rFonts w:hint="eastAsia"/>
          <w:szCs w:val="21"/>
        </w:rPr>
        <w:t>分度圆齿轮的轴肩</w:t>
      </w:r>
    </w:p>
    <w:p w14:paraId="0195E6D5" w14:textId="0AC2A1F7" w:rsidR="000A211E" w:rsidRDefault="00CE1DF0" w:rsidP="000A211E">
      <w:pPr>
        <w:rPr>
          <w:szCs w:val="21"/>
        </w:rPr>
      </w:pPr>
      <w:r>
        <w:rPr>
          <w:rFonts w:hint="eastAsia"/>
          <w:szCs w:val="21"/>
        </w:rPr>
        <w:t>直径分别为</w:t>
      </w:r>
      <w:r w:rsidR="005D5677">
        <w:rPr>
          <w:rFonts w:hint="eastAsia"/>
          <w:szCs w:val="21"/>
        </w:rPr>
        <w:t>50mm</w:t>
      </w:r>
      <w:r w:rsidR="005D5677">
        <w:rPr>
          <w:rFonts w:hint="eastAsia"/>
          <w:szCs w:val="21"/>
        </w:rPr>
        <w:t>和</w:t>
      </w:r>
      <w:r w:rsidR="005D5677">
        <w:rPr>
          <w:rFonts w:hint="eastAsia"/>
          <w:szCs w:val="21"/>
        </w:rPr>
        <w:t>24mm</w:t>
      </w:r>
      <w:r w:rsidR="005D5677">
        <w:rPr>
          <w:rFonts w:hint="eastAsia"/>
          <w:szCs w:val="21"/>
        </w:rPr>
        <w:t>，长度分别为</w:t>
      </w:r>
      <w:r w:rsidR="004B5858">
        <w:rPr>
          <w:rFonts w:hint="eastAsia"/>
          <w:szCs w:val="21"/>
        </w:rPr>
        <w:t>15mm</w:t>
      </w:r>
      <w:r w:rsidR="004B5858">
        <w:rPr>
          <w:rFonts w:hint="eastAsia"/>
          <w:szCs w:val="21"/>
        </w:rPr>
        <w:t>和</w:t>
      </w:r>
      <w:r w:rsidR="004B5858">
        <w:rPr>
          <w:rFonts w:hint="eastAsia"/>
          <w:szCs w:val="21"/>
        </w:rPr>
        <w:t>3mm</w:t>
      </w:r>
    </w:p>
    <w:p w14:paraId="1DF4B81F" w14:textId="77777777" w:rsidR="000A211E" w:rsidRDefault="000A211E" w:rsidP="000A211E">
      <w:pPr>
        <w:rPr>
          <w:szCs w:val="21"/>
        </w:rPr>
      </w:pPr>
    </w:p>
    <w:p w14:paraId="7EB5FAFB" w14:textId="77777777" w:rsidR="000A211E" w:rsidRDefault="000A211E" w:rsidP="000A211E">
      <w:pPr>
        <w:rPr>
          <w:szCs w:val="21"/>
        </w:rPr>
      </w:pPr>
    </w:p>
    <w:p w14:paraId="5BDE3F1B" w14:textId="77777777" w:rsidR="000A211E" w:rsidRDefault="000A211E" w:rsidP="000A211E">
      <w:pPr>
        <w:rPr>
          <w:szCs w:val="21"/>
        </w:rPr>
      </w:pPr>
    </w:p>
    <w:p w14:paraId="2E038388" w14:textId="77777777" w:rsidR="000A211E" w:rsidRDefault="000A211E" w:rsidP="000A211E">
      <w:pPr>
        <w:rPr>
          <w:szCs w:val="21"/>
        </w:rPr>
      </w:pPr>
    </w:p>
    <w:p w14:paraId="590A9C14" w14:textId="77777777" w:rsidR="000A211E" w:rsidRDefault="000A211E" w:rsidP="000A211E">
      <w:pPr>
        <w:rPr>
          <w:szCs w:val="21"/>
        </w:rPr>
      </w:pPr>
    </w:p>
    <w:p w14:paraId="4248828B" w14:textId="77777777" w:rsidR="008F5E48" w:rsidRDefault="008F5E48" w:rsidP="000A211E">
      <w:pPr>
        <w:rPr>
          <w:szCs w:val="21"/>
        </w:rPr>
      </w:pPr>
    </w:p>
    <w:p w14:paraId="06F53E36" w14:textId="77777777" w:rsidR="008F5E48" w:rsidRDefault="008F5E48" w:rsidP="000A211E">
      <w:pPr>
        <w:rPr>
          <w:szCs w:val="21"/>
        </w:rPr>
      </w:pPr>
    </w:p>
    <w:p w14:paraId="1A7C0566" w14:textId="77777777" w:rsidR="006037B6" w:rsidRDefault="006037B6" w:rsidP="000A211E">
      <w:pPr>
        <w:rPr>
          <w:szCs w:val="21"/>
        </w:rPr>
      </w:pPr>
    </w:p>
    <w:p w14:paraId="346B0D8F" w14:textId="77777777" w:rsidR="006037B6" w:rsidRDefault="006037B6" w:rsidP="000A211E">
      <w:pPr>
        <w:rPr>
          <w:szCs w:val="21"/>
        </w:rPr>
      </w:pPr>
    </w:p>
    <w:tbl>
      <w:tblPr>
        <w:tblpPr w:leftFromText="180" w:rightFromText="180" w:vertAnchor="page" w:horzAnchor="margin" w:tblpY="13721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6037B6" w14:paraId="2A0B2F06" w14:textId="77777777" w:rsidTr="006037B6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30BF4" w14:textId="77777777" w:rsidR="006037B6" w:rsidRPr="00AE28F7" w:rsidRDefault="006037B6" w:rsidP="006037B6">
            <w:pPr>
              <w:rPr>
                <w:rFonts w:ascii="黑体" w:eastAsia="黑体"/>
                <w:b/>
                <w:bCs/>
                <w:szCs w:val="32"/>
              </w:rPr>
            </w:pPr>
            <w:bookmarkStart w:id="16" w:name="OLE_LINK16"/>
          </w:p>
          <w:p w14:paraId="3F1E3E9F" w14:textId="77777777" w:rsidR="006037B6" w:rsidRDefault="006037B6" w:rsidP="006037B6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6181495A" w14:textId="3971FA7F" w:rsidR="00C82943" w:rsidRPr="00AE28F7" w:rsidRDefault="00C82943" w:rsidP="00C82943">
            <w:pPr>
              <w:jc w:val="left"/>
              <w:rPr>
                <w:rFonts w:ascii="黑体" w:eastAsia="黑体"/>
                <w:szCs w:val="32"/>
              </w:rPr>
            </w:pPr>
            <w:r>
              <w:rPr>
                <w:rFonts w:ascii="黑体" w:eastAsia="黑体" w:hint="eastAsia"/>
                <w:szCs w:val="32"/>
              </w:rPr>
              <w:t>一区双层轴套</w:t>
            </w:r>
            <w:r w:rsidR="00D614C5">
              <w:rPr>
                <w:rFonts w:ascii="黑体" w:eastAsia="黑体" w:hint="eastAsia"/>
                <w:szCs w:val="32"/>
              </w:rPr>
              <w:t>52*15mm 60*15mm</w:t>
            </w:r>
          </w:p>
          <w:p w14:paraId="06552F55" w14:textId="77777777" w:rsidR="006037B6" w:rsidRDefault="006037B6" w:rsidP="006037B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黑体" w:eastAsia="黑体" w:hint="eastAsia"/>
                <w:szCs w:val="32"/>
              </w:rPr>
              <w:t>二区直径45mm，长度为26mm，</w:t>
            </w:r>
            <w:r w:rsidRPr="00AA4A70">
              <w:rPr>
                <w:rFonts w:ascii="宋体" w:hAnsi="宋体"/>
                <w:szCs w:val="21"/>
              </w:rPr>
              <w:t>平键 14×9×25</w:t>
            </w:r>
            <w:r>
              <w:rPr>
                <w:rFonts w:ascii="宋体" w:hAnsi="宋体" w:hint="eastAsia"/>
                <w:szCs w:val="21"/>
              </w:rPr>
              <w:t xml:space="preserve"> 槽深5mm </w:t>
            </w:r>
          </w:p>
          <w:p w14:paraId="0D0593FE" w14:textId="77777777" w:rsidR="006037B6" w:rsidRPr="008A2144" w:rsidRDefault="006037B6" w:rsidP="006037B6">
            <w:pPr>
              <w:rPr>
                <w:rFonts w:ascii="黑体" w:eastAsia="黑体"/>
                <w:szCs w:val="32"/>
              </w:rPr>
            </w:pPr>
            <w:r>
              <w:rPr>
                <w:rFonts w:ascii="宋体" w:hAnsi="宋体" w:hint="eastAsia"/>
                <w:szCs w:val="21"/>
              </w:rPr>
              <w:t>三区直径50mm和24mm 长度为15mm和3mm</w:t>
            </w:r>
          </w:p>
        </w:tc>
      </w:tr>
    </w:tbl>
    <w:bookmarkEnd w:id="16"/>
    <w:p w14:paraId="64A8A213" w14:textId="7B453941" w:rsidR="00DC27DF" w:rsidRDefault="00DC27DF" w:rsidP="00DC27DF">
      <w:pPr>
        <w:rPr>
          <w:b/>
          <w:bCs/>
          <w:sz w:val="28"/>
          <w:szCs w:val="28"/>
        </w:rPr>
      </w:pPr>
      <w:r w:rsidRPr="00EB129C">
        <w:rPr>
          <w:rFonts w:hint="eastAsia"/>
          <w:b/>
          <w:bCs/>
          <w:sz w:val="28"/>
          <w:szCs w:val="28"/>
        </w:rPr>
        <w:lastRenderedPageBreak/>
        <w:t>4.1.</w:t>
      </w:r>
      <w:r w:rsidR="006B7CB4">
        <w:rPr>
          <w:rFonts w:hint="eastAsia"/>
          <w:b/>
          <w:bCs/>
          <w:sz w:val="28"/>
          <w:szCs w:val="28"/>
        </w:rPr>
        <w:t>4</w:t>
      </w:r>
      <w:r>
        <w:rPr>
          <w:rFonts w:hint="eastAsia"/>
          <w:b/>
          <w:bCs/>
          <w:sz w:val="28"/>
          <w:szCs w:val="28"/>
        </w:rPr>
        <w:t>四区的设计</w:t>
      </w:r>
    </w:p>
    <w:p w14:paraId="01349E72" w14:textId="77777777" w:rsidR="006037B6" w:rsidRPr="008E46C5" w:rsidRDefault="006037B6" w:rsidP="006037B6">
      <w:pPr>
        <w:rPr>
          <w:szCs w:val="21"/>
        </w:rPr>
      </w:pPr>
      <w:r w:rsidRPr="008E46C5">
        <w:rPr>
          <w:rFonts w:hint="eastAsia"/>
          <w:szCs w:val="21"/>
        </w:rPr>
        <w:t>此为连接轴与齿轮的地区，主要计算键槽的大小和平键的选择</w:t>
      </w:r>
    </w:p>
    <w:p w14:paraId="311C72CC" w14:textId="77777777" w:rsidR="00A25042" w:rsidRPr="00A25042" w:rsidRDefault="00A25042" w:rsidP="00A25042">
      <w:pPr>
        <w:numPr>
          <w:ilvl w:val="0"/>
          <w:numId w:val="9"/>
        </w:numPr>
        <w:rPr>
          <w:szCs w:val="21"/>
        </w:rPr>
      </w:pPr>
      <w:r w:rsidRPr="00A25042">
        <w:rPr>
          <w:szCs w:val="21"/>
        </w:rPr>
        <w:t>平键的选型与校核（齿轮轮毂连接）</w:t>
      </w:r>
    </w:p>
    <w:p w14:paraId="2B6CC132" w14:textId="77777777" w:rsidR="00A25042" w:rsidRPr="00A25042" w:rsidRDefault="00A25042" w:rsidP="00A25042">
      <w:pPr>
        <w:rPr>
          <w:szCs w:val="21"/>
        </w:rPr>
      </w:pPr>
      <w:r w:rsidRPr="00A25042">
        <w:rPr>
          <w:szCs w:val="21"/>
        </w:rPr>
        <w:t>一、已知条件</w:t>
      </w:r>
    </w:p>
    <w:p w14:paraId="063C60C7" w14:textId="28AA918C" w:rsidR="00A25042" w:rsidRPr="00A25042" w:rsidRDefault="00A25042" w:rsidP="00A25042">
      <w:pPr>
        <w:numPr>
          <w:ilvl w:val="0"/>
          <w:numId w:val="9"/>
        </w:numPr>
        <w:rPr>
          <w:szCs w:val="21"/>
        </w:rPr>
      </w:pPr>
      <w:r w:rsidRPr="00A25042">
        <w:rPr>
          <w:szCs w:val="21"/>
        </w:rPr>
        <w:t>齿轮轮毂厚度</w:t>
      </w:r>
      <w:r w:rsidRPr="00A25042">
        <w:rPr>
          <w:szCs w:val="21"/>
        </w:rPr>
        <w:t> B = 40mm</w:t>
      </w:r>
    </w:p>
    <w:p w14:paraId="55595BF4" w14:textId="224FCDA9" w:rsidR="00A25042" w:rsidRPr="00A25042" w:rsidRDefault="00A25042" w:rsidP="00A25042">
      <w:pPr>
        <w:numPr>
          <w:ilvl w:val="0"/>
          <w:numId w:val="9"/>
        </w:numPr>
        <w:rPr>
          <w:szCs w:val="21"/>
        </w:rPr>
      </w:pPr>
      <w:r w:rsidRPr="00A25042">
        <w:rPr>
          <w:szCs w:val="21"/>
        </w:rPr>
        <w:t>齿轮轮毂内径（即轴的直径）</w:t>
      </w:r>
      <w:r w:rsidRPr="00A25042">
        <w:rPr>
          <w:szCs w:val="21"/>
        </w:rPr>
        <w:t>d = 20mm</w:t>
      </w:r>
    </w:p>
    <w:p w14:paraId="6029792E" w14:textId="7558767A" w:rsidR="00A25042" w:rsidRPr="00A25042" w:rsidRDefault="00A25042" w:rsidP="00A25042">
      <w:pPr>
        <w:numPr>
          <w:ilvl w:val="0"/>
          <w:numId w:val="9"/>
        </w:numPr>
        <w:rPr>
          <w:szCs w:val="21"/>
        </w:rPr>
      </w:pPr>
      <w:r w:rsidRPr="00A25042">
        <w:rPr>
          <w:szCs w:val="21"/>
        </w:rPr>
        <w:t>传递转矩</w:t>
      </w:r>
      <w:r w:rsidR="0015469B" w:rsidRPr="008E46C5">
        <w:rPr>
          <w:szCs w:val="21"/>
        </w:rPr>
        <w:t>3.6*10^3N*mm</w:t>
      </w:r>
    </w:p>
    <w:p w14:paraId="321AB5E0" w14:textId="77777777" w:rsidR="00A25042" w:rsidRPr="00A25042" w:rsidRDefault="00A25042" w:rsidP="00A25042">
      <w:pPr>
        <w:rPr>
          <w:szCs w:val="21"/>
        </w:rPr>
      </w:pPr>
      <w:r w:rsidRPr="00A25042">
        <w:rPr>
          <w:szCs w:val="21"/>
        </w:rPr>
        <w:t>二、平键选型（依据</w:t>
      </w:r>
      <w:r w:rsidRPr="00A25042">
        <w:rPr>
          <w:szCs w:val="21"/>
        </w:rPr>
        <w:t xml:space="preserve"> GB/T 1095-2003</w:t>
      </w:r>
      <w:r w:rsidRPr="00A25042">
        <w:rPr>
          <w:szCs w:val="21"/>
        </w:rPr>
        <w:t>《平键</w:t>
      </w:r>
      <w:r w:rsidRPr="00A25042">
        <w:rPr>
          <w:szCs w:val="21"/>
        </w:rPr>
        <w:t xml:space="preserve"> </w:t>
      </w:r>
      <w:r w:rsidRPr="00A25042">
        <w:rPr>
          <w:szCs w:val="21"/>
        </w:rPr>
        <w:t>键槽的剖面尺寸》）</w:t>
      </w:r>
    </w:p>
    <w:p w14:paraId="45C015E3" w14:textId="56EE497D" w:rsidR="00A25042" w:rsidRPr="00A25042" w:rsidRDefault="00A25042" w:rsidP="00A25042">
      <w:pPr>
        <w:rPr>
          <w:szCs w:val="21"/>
        </w:rPr>
      </w:pPr>
      <w:r w:rsidRPr="00A25042">
        <w:rPr>
          <w:szCs w:val="21"/>
        </w:rPr>
        <w:t>对于轴径</w:t>
      </w:r>
      <w:r w:rsidRPr="00A25042">
        <w:rPr>
          <w:szCs w:val="21"/>
        </w:rPr>
        <w:t> d = 20mm</w:t>
      </w:r>
      <w:r w:rsidRPr="00A25042">
        <w:rPr>
          <w:szCs w:val="21"/>
        </w:rPr>
        <w:t>，查表匹配普通平键的截面尺寸：</w:t>
      </w:r>
    </w:p>
    <w:p w14:paraId="75147230" w14:textId="21FA1045" w:rsidR="00A25042" w:rsidRPr="00A25042" w:rsidRDefault="00A25042" w:rsidP="00A25042">
      <w:pPr>
        <w:numPr>
          <w:ilvl w:val="0"/>
          <w:numId w:val="10"/>
        </w:numPr>
        <w:rPr>
          <w:szCs w:val="21"/>
        </w:rPr>
      </w:pPr>
      <w:r w:rsidRPr="00A25042">
        <w:rPr>
          <w:szCs w:val="21"/>
        </w:rPr>
        <w:t>键的宽度</w:t>
      </w:r>
      <w:r w:rsidRPr="00A25042">
        <w:rPr>
          <w:szCs w:val="21"/>
        </w:rPr>
        <w:t xml:space="preserve"> b = </w:t>
      </w:r>
      <w:r w:rsidR="0015469B" w:rsidRPr="008E46C5">
        <w:rPr>
          <w:rFonts w:hint="eastAsia"/>
          <w:szCs w:val="21"/>
        </w:rPr>
        <w:t>6</w:t>
      </w:r>
      <w:r w:rsidRPr="00A25042">
        <w:rPr>
          <w:szCs w:val="21"/>
        </w:rPr>
        <w:t>mm</w:t>
      </w:r>
    </w:p>
    <w:p w14:paraId="2C6D9BA4" w14:textId="5A31390F" w:rsidR="00A25042" w:rsidRPr="00A25042" w:rsidRDefault="00A25042" w:rsidP="00A25042">
      <w:pPr>
        <w:numPr>
          <w:ilvl w:val="0"/>
          <w:numId w:val="10"/>
        </w:numPr>
        <w:rPr>
          <w:szCs w:val="21"/>
        </w:rPr>
      </w:pPr>
      <w:r w:rsidRPr="00A25042">
        <w:rPr>
          <w:szCs w:val="21"/>
        </w:rPr>
        <w:t>键的高度</w:t>
      </w:r>
      <w:r w:rsidRPr="00A25042">
        <w:rPr>
          <w:szCs w:val="21"/>
        </w:rPr>
        <w:t> h = 6mm</w:t>
      </w:r>
    </w:p>
    <w:p w14:paraId="03F8B454" w14:textId="77777777" w:rsidR="00A25042" w:rsidRPr="00A25042" w:rsidRDefault="00A25042" w:rsidP="00A25042">
      <w:pPr>
        <w:rPr>
          <w:szCs w:val="21"/>
        </w:rPr>
      </w:pPr>
      <w:r w:rsidRPr="00A25042">
        <w:rPr>
          <w:szCs w:val="21"/>
        </w:rPr>
        <w:t>键的长度选取：</w:t>
      </w:r>
    </w:p>
    <w:p w14:paraId="772AB482" w14:textId="6FB55ABE" w:rsidR="00A25042" w:rsidRPr="00A25042" w:rsidRDefault="00A25042" w:rsidP="00A25042">
      <w:pPr>
        <w:rPr>
          <w:szCs w:val="21"/>
        </w:rPr>
      </w:pPr>
      <w:r w:rsidRPr="00A25042">
        <w:rPr>
          <w:szCs w:val="21"/>
        </w:rPr>
        <w:t>键的长度</w:t>
      </w:r>
      <w:r w:rsidRPr="00A25042">
        <w:rPr>
          <w:szCs w:val="21"/>
        </w:rPr>
        <w:t> L </w:t>
      </w:r>
      <w:r w:rsidRPr="00A25042">
        <w:rPr>
          <w:szCs w:val="21"/>
        </w:rPr>
        <w:t>需小于轮毂厚度</w:t>
      </w:r>
      <w:r w:rsidRPr="00A25042">
        <w:rPr>
          <w:szCs w:val="21"/>
        </w:rPr>
        <w:t> B</w:t>
      </w:r>
      <w:r w:rsidRPr="00A25042">
        <w:rPr>
          <w:szCs w:val="21"/>
        </w:rPr>
        <w:t>，且需符合</w:t>
      </w:r>
      <w:r w:rsidRPr="00A25042">
        <w:rPr>
          <w:szCs w:val="21"/>
        </w:rPr>
        <w:t xml:space="preserve"> GB/T 1096-2003 </w:t>
      </w:r>
      <w:r w:rsidRPr="00A25042">
        <w:rPr>
          <w:szCs w:val="21"/>
        </w:rPr>
        <w:t>的标准长度系列，取</w:t>
      </w:r>
      <w:r w:rsidRPr="00A25042">
        <w:rPr>
          <w:szCs w:val="21"/>
        </w:rPr>
        <w:t> (L = 35mm)</w:t>
      </w:r>
      <w:r w:rsidRPr="00A25042">
        <w:rPr>
          <w:szCs w:val="21"/>
        </w:rPr>
        <w:t>（满足</w:t>
      </w:r>
      <w:r w:rsidRPr="00A25042">
        <w:rPr>
          <w:szCs w:val="21"/>
        </w:rPr>
        <w:t> (35 &lt; 40) </w:t>
      </w:r>
      <w:r w:rsidRPr="00A25042">
        <w:rPr>
          <w:szCs w:val="21"/>
        </w:rPr>
        <w:t>的安装要求）。</w:t>
      </w:r>
    </w:p>
    <w:p w14:paraId="3C5BCFB2" w14:textId="77777777" w:rsidR="00A25042" w:rsidRPr="00A25042" w:rsidRDefault="00A25042" w:rsidP="00A25042">
      <w:pPr>
        <w:rPr>
          <w:szCs w:val="21"/>
        </w:rPr>
      </w:pPr>
      <w:r w:rsidRPr="00A25042">
        <w:rPr>
          <w:szCs w:val="21"/>
        </w:rPr>
        <w:t>因此，所选平键型号为</w:t>
      </w:r>
      <w:r w:rsidRPr="00A25042">
        <w:rPr>
          <w:szCs w:val="21"/>
        </w:rPr>
        <w:t xml:space="preserve"> GB/T 1096-2003 </w:t>
      </w:r>
      <w:r w:rsidRPr="00A25042">
        <w:rPr>
          <w:szCs w:val="21"/>
        </w:rPr>
        <w:t>平键</w:t>
      </w:r>
      <w:r w:rsidRPr="00A25042">
        <w:rPr>
          <w:szCs w:val="21"/>
        </w:rPr>
        <w:t xml:space="preserve"> 6×6×35</w:t>
      </w:r>
      <w:r w:rsidRPr="00A25042">
        <w:rPr>
          <w:szCs w:val="21"/>
        </w:rPr>
        <w:t>。</w:t>
      </w:r>
    </w:p>
    <w:p w14:paraId="293BABDE" w14:textId="77777777" w:rsidR="00A25042" w:rsidRPr="00A25042" w:rsidRDefault="00A25042" w:rsidP="00A25042">
      <w:pPr>
        <w:rPr>
          <w:szCs w:val="21"/>
        </w:rPr>
      </w:pPr>
      <w:r w:rsidRPr="00A25042">
        <w:rPr>
          <w:szCs w:val="21"/>
        </w:rPr>
        <w:t>三、平键连接的强度校核</w:t>
      </w:r>
    </w:p>
    <w:p w14:paraId="713D3312" w14:textId="77777777" w:rsidR="00A25042" w:rsidRPr="00A25042" w:rsidRDefault="00A25042" w:rsidP="00A25042">
      <w:pPr>
        <w:rPr>
          <w:szCs w:val="21"/>
        </w:rPr>
      </w:pPr>
      <w:r w:rsidRPr="00A25042">
        <w:rPr>
          <w:szCs w:val="21"/>
        </w:rPr>
        <w:t>平键静连接的主要失效形式为键、轴槽或轮毂槽工作面的压溃，因此只需校核挤压强度。</w:t>
      </w:r>
    </w:p>
    <w:p w14:paraId="36556573" w14:textId="61C5A192" w:rsidR="00231289" w:rsidRPr="00231289" w:rsidRDefault="00231289" w:rsidP="00231289">
      <w:pPr>
        <w:rPr>
          <w:szCs w:val="21"/>
        </w:rPr>
      </w:pPr>
      <w:r w:rsidRPr="008E46C5">
        <w:rPr>
          <w:noProof/>
          <w:szCs w:val="21"/>
        </w:rPr>
        <w:drawing>
          <wp:anchor distT="0" distB="0" distL="114300" distR="114300" simplePos="0" relativeHeight="251658335" behindDoc="0" locked="0" layoutInCell="1" allowOverlap="1" wp14:anchorId="292AFBC5" wp14:editId="00E2A47A">
            <wp:simplePos x="0" y="0"/>
            <wp:positionH relativeFrom="column">
              <wp:posOffset>1022299</wp:posOffset>
            </wp:positionH>
            <wp:positionV relativeFrom="paragraph">
              <wp:posOffset>25071</wp:posOffset>
            </wp:positionV>
            <wp:extent cx="563271" cy="187852"/>
            <wp:effectExtent l="0" t="0" r="0" b="3175"/>
            <wp:wrapNone/>
            <wp:docPr id="9938500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21" cy="190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1289">
        <w:rPr>
          <w:szCs w:val="21"/>
        </w:rPr>
        <w:t xml:space="preserve">1. </w:t>
      </w:r>
      <w:r w:rsidRPr="00231289">
        <w:rPr>
          <w:szCs w:val="21"/>
        </w:rPr>
        <w:t>强度校核公式</w:t>
      </w:r>
    </w:p>
    <w:p w14:paraId="7F80FA41" w14:textId="42C83145" w:rsidR="00231289" w:rsidRPr="00231289" w:rsidRDefault="00231289" w:rsidP="00231289">
      <w:pPr>
        <w:rPr>
          <w:szCs w:val="21"/>
        </w:rPr>
      </w:pPr>
      <w:r w:rsidRPr="00231289">
        <w:rPr>
          <w:szCs w:val="21"/>
        </w:rPr>
        <w:t xml:space="preserve">2. </w:t>
      </w:r>
      <w:r w:rsidRPr="00231289">
        <w:rPr>
          <w:szCs w:val="21"/>
        </w:rPr>
        <w:t>计算挤压应力</w:t>
      </w:r>
    </w:p>
    <w:p w14:paraId="120D8721" w14:textId="77777777" w:rsidR="00231289" w:rsidRPr="00231289" w:rsidRDefault="00231289" w:rsidP="00231289">
      <w:pPr>
        <w:rPr>
          <w:szCs w:val="21"/>
        </w:rPr>
      </w:pPr>
      <w:r w:rsidRPr="00231289">
        <w:rPr>
          <w:szCs w:val="21"/>
        </w:rPr>
        <w:t>将参数代入公式计算：</w:t>
      </w:r>
    </w:p>
    <w:p w14:paraId="5307A296" w14:textId="4906992E" w:rsidR="006037B6" w:rsidRPr="008E46C5" w:rsidRDefault="00083C8E" w:rsidP="006037B6">
      <w:pPr>
        <w:rPr>
          <w:szCs w:val="21"/>
        </w:rPr>
      </w:pPr>
      <w:r w:rsidRPr="008E46C5">
        <w:rPr>
          <w:noProof/>
          <w:szCs w:val="21"/>
        </w:rPr>
        <w:drawing>
          <wp:anchor distT="0" distB="0" distL="114300" distR="114300" simplePos="0" relativeHeight="251658336" behindDoc="0" locked="0" layoutInCell="1" allowOverlap="1" wp14:anchorId="4FE2AAEC" wp14:editId="233A9183">
            <wp:simplePos x="0" y="0"/>
            <wp:positionH relativeFrom="margin">
              <wp:align>left</wp:align>
            </wp:positionH>
            <wp:positionV relativeFrom="paragraph">
              <wp:posOffset>30175</wp:posOffset>
            </wp:positionV>
            <wp:extent cx="1880007" cy="230010"/>
            <wp:effectExtent l="0" t="0" r="6350" b="0"/>
            <wp:wrapNone/>
            <wp:docPr id="184950674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007" cy="23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D2344" w14:textId="77777777" w:rsidR="00083C8E" w:rsidRPr="008E46C5" w:rsidRDefault="00083C8E" w:rsidP="00083C8E">
      <w:pPr>
        <w:rPr>
          <w:rFonts w:ascii="宋体" w:hAnsi="宋体" w:hint="eastAsia"/>
          <w:szCs w:val="21"/>
        </w:rPr>
      </w:pPr>
    </w:p>
    <w:p w14:paraId="7A017F40" w14:textId="552F6045" w:rsidR="00083C8E" w:rsidRPr="00083C8E" w:rsidRDefault="00083C8E" w:rsidP="00083C8E">
      <w:pPr>
        <w:rPr>
          <w:rFonts w:ascii="宋体" w:hAnsi="宋体" w:hint="eastAsia"/>
          <w:szCs w:val="21"/>
        </w:rPr>
      </w:pPr>
      <w:r w:rsidRPr="00083C8E">
        <w:rPr>
          <w:rFonts w:ascii="宋体" w:hAnsi="宋体"/>
          <w:szCs w:val="21"/>
        </w:rPr>
        <w:t>3. 强度校核结论</w:t>
      </w:r>
    </w:p>
    <w:p w14:paraId="267BB6EF" w14:textId="61C4C7BC" w:rsidR="00083C8E" w:rsidRPr="008E46C5" w:rsidRDefault="00083C8E" w:rsidP="00083C8E">
      <w:pPr>
        <w:rPr>
          <w:rFonts w:ascii="宋体" w:hAnsi="宋体" w:hint="eastAsia"/>
          <w:szCs w:val="21"/>
        </w:rPr>
      </w:pPr>
      <w:r w:rsidRPr="00083C8E">
        <w:rPr>
          <w:rFonts w:ascii="宋体" w:hAnsi="宋体"/>
          <w:szCs w:val="21"/>
        </w:rPr>
        <w:t>计算得到的挤压应力，远小于钢质材料静连接的许用挤压应力</w:t>
      </w:r>
      <w:r w:rsidRPr="008E46C5">
        <w:rPr>
          <w:szCs w:val="21"/>
        </w:rPr>
        <w:t> </w:t>
      </w:r>
      <w:r w:rsidRPr="008E46C5">
        <w:rPr>
          <w:rFonts w:hint="eastAsia"/>
          <w:szCs w:val="21"/>
        </w:rPr>
        <w:t>[</w:t>
      </w:r>
      <w:proofErr w:type="spellStart"/>
      <w:r w:rsidRPr="008E46C5">
        <w:rPr>
          <w:szCs w:val="21"/>
        </w:rPr>
        <w:t>sigmap</w:t>
      </w:r>
      <w:proofErr w:type="spellEnd"/>
      <w:r w:rsidRPr="008E46C5">
        <w:rPr>
          <w:rFonts w:hint="eastAsia"/>
          <w:szCs w:val="21"/>
        </w:rPr>
        <w:t>]</w:t>
      </w:r>
      <w:r w:rsidRPr="008E46C5">
        <w:rPr>
          <w:szCs w:val="21"/>
        </w:rPr>
        <w:t xml:space="preserve"> = 120</w:t>
      </w:r>
      <w:r w:rsidRPr="008E46C5">
        <w:rPr>
          <w:rFonts w:hint="eastAsia"/>
          <w:szCs w:val="21"/>
        </w:rPr>
        <w:t>-</w:t>
      </w:r>
      <w:r w:rsidRPr="008E46C5">
        <w:rPr>
          <w:szCs w:val="21"/>
        </w:rPr>
        <w:t>150MPa</w:t>
      </w:r>
      <w:r w:rsidRPr="00083C8E">
        <w:rPr>
          <w:rFonts w:ascii="宋体" w:hAnsi="宋体"/>
          <w:szCs w:val="21"/>
        </w:rPr>
        <w:t>，平键连接强度完全满足使用要求。</w:t>
      </w:r>
    </w:p>
    <w:p w14:paraId="4276EC76" w14:textId="232F577F" w:rsidR="008E46C5" w:rsidRPr="00083C8E" w:rsidRDefault="008E46C5" w:rsidP="00083C8E">
      <w:pPr>
        <w:rPr>
          <w:szCs w:val="21"/>
        </w:rPr>
      </w:pPr>
      <w:r w:rsidRPr="00A25042">
        <w:rPr>
          <w:szCs w:val="21"/>
        </w:rPr>
        <w:t>因此，所选平键型号为</w:t>
      </w:r>
      <w:r w:rsidRPr="00A25042">
        <w:rPr>
          <w:szCs w:val="21"/>
        </w:rPr>
        <w:t xml:space="preserve"> GB/T 1096-2003 </w:t>
      </w:r>
      <w:r w:rsidRPr="00A25042">
        <w:rPr>
          <w:szCs w:val="21"/>
        </w:rPr>
        <w:t>平键</w:t>
      </w:r>
      <w:r w:rsidRPr="00A25042">
        <w:rPr>
          <w:szCs w:val="21"/>
        </w:rPr>
        <w:t xml:space="preserve"> 6×6×35</w:t>
      </w:r>
      <w:r w:rsidRPr="00A25042">
        <w:rPr>
          <w:szCs w:val="21"/>
        </w:rPr>
        <w:t>。</w:t>
      </w:r>
      <w:r>
        <w:rPr>
          <w:rFonts w:hint="eastAsia"/>
          <w:szCs w:val="21"/>
        </w:rPr>
        <w:t>同时四区的长度为</w:t>
      </w:r>
      <w:r>
        <w:rPr>
          <w:rFonts w:hint="eastAsia"/>
          <w:szCs w:val="21"/>
        </w:rPr>
        <w:t>37mm</w:t>
      </w:r>
      <w:r>
        <w:rPr>
          <w:rFonts w:hint="eastAsia"/>
          <w:szCs w:val="21"/>
        </w:rPr>
        <w:t>，直径为</w:t>
      </w:r>
      <w:r w:rsidR="002D1CB4">
        <w:rPr>
          <w:rFonts w:hint="eastAsia"/>
          <w:szCs w:val="21"/>
        </w:rPr>
        <w:t>20mm</w:t>
      </w:r>
    </w:p>
    <w:p w14:paraId="39711D0D" w14:textId="784B9FA5" w:rsidR="006B7CB4" w:rsidRDefault="006B7CB4" w:rsidP="006B7CB4">
      <w:pPr>
        <w:rPr>
          <w:b/>
          <w:bCs/>
          <w:sz w:val="28"/>
          <w:szCs w:val="28"/>
        </w:rPr>
      </w:pPr>
      <w:bookmarkStart w:id="17" w:name="OLE_LINK17"/>
      <w:r w:rsidRPr="00EB129C">
        <w:rPr>
          <w:rFonts w:hint="eastAsia"/>
          <w:b/>
          <w:bCs/>
          <w:sz w:val="28"/>
          <w:szCs w:val="28"/>
        </w:rPr>
        <w:t>4.1.</w:t>
      </w:r>
      <w:r>
        <w:rPr>
          <w:rFonts w:hint="eastAsia"/>
          <w:b/>
          <w:bCs/>
          <w:sz w:val="28"/>
          <w:szCs w:val="28"/>
        </w:rPr>
        <w:t>5</w:t>
      </w:r>
      <w:r>
        <w:rPr>
          <w:rFonts w:hint="eastAsia"/>
          <w:b/>
          <w:bCs/>
          <w:sz w:val="28"/>
          <w:szCs w:val="28"/>
        </w:rPr>
        <w:t>五区的设计</w:t>
      </w:r>
    </w:p>
    <w:bookmarkEnd w:id="17"/>
    <w:p w14:paraId="78DEE771" w14:textId="159820AC" w:rsidR="00083C8E" w:rsidRDefault="002D1CB4" w:rsidP="00AE28F7">
      <w:pPr>
        <w:rPr>
          <w:szCs w:val="21"/>
        </w:rPr>
      </w:pPr>
      <w:r w:rsidRPr="002D1CB4">
        <w:rPr>
          <w:rFonts w:hint="eastAsia"/>
          <w:szCs w:val="21"/>
        </w:rPr>
        <w:t>由于四区的</w:t>
      </w:r>
      <w:r>
        <w:rPr>
          <w:rFonts w:hint="eastAsia"/>
          <w:szCs w:val="21"/>
        </w:rPr>
        <w:t>直径只有</w:t>
      </w:r>
      <w:r>
        <w:rPr>
          <w:rFonts w:hint="eastAsia"/>
          <w:szCs w:val="21"/>
        </w:rPr>
        <w:t>20mm</w:t>
      </w:r>
      <w:r>
        <w:rPr>
          <w:rFonts w:hint="eastAsia"/>
          <w:szCs w:val="21"/>
        </w:rPr>
        <w:t>，五区的直径只能选用</w:t>
      </w:r>
      <w:r w:rsidR="001C30B2">
        <w:rPr>
          <w:rFonts w:hint="eastAsia"/>
          <w:szCs w:val="21"/>
        </w:rPr>
        <w:t>17mm</w:t>
      </w:r>
      <w:r w:rsidR="001C30B2">
        <w:rPr>
          <w:rFonts w:hint="eastAsia"/>
          <w:szCs w:val="21"/>
        </w:rPr>
        <w:t>并</w:t>
      </w:r>
      <w:r w:rsidR="00C77B17">
        <w:rPr>
          <w:rFonts w:hint="eastAsia"/>
          <w:szCs w:val="21"/>
        </w:rPr>
        <w:t>选用轴承</w:t>
      </w:r>
      <w:r w:rsidR="005E1F02">
        <w:rPr>
          <w:rFonts w:hint="eastAsia"/>
          <w:szCs w:val="21"/>
        </w:rPr>
        <w:t>6303</w:t>
      </w:r>
      <w:r w:rsidR="008327C7">
        <w:rPr>
          <w:rFonts w:hint="eastAsia"/>
          <w:szCs w:val="21"/>
        </w:rPr>
        <w:t>（内径</w:t>
      </w:r>
      <w:r w:rsidR="008327C7">
        <w:rPr>
          <w:rFonts w:hint="eastAsia"/>
          <w:szCs w:val="21"/>
        </w:rPr>
        <w:t>17mm</w:t>
      </w:r>
      <w:r w:rsidR="008327C7">
        <w:rPr>
          <w:rFonts w:hint="eastAsia"/>
          <w:szCs w:val="21"/>
        </w:rPr>
        <w:t>，外径</w:t>
      </w:r>
      <w:r w:rsidR="00DE2FDB">
        <w:rPr>
          <w:rFonts w:hint="eastAsia"/>
          <w:szCs w:val="21"/>
        </w:rPr>
        <w:t>47</w:t>
      </w:r>
      <w:r w:rsidR="00DE2FDB">
        <w:rPr>
          <w:rFonts w:hint="eastAsia"/>
          <w:szCs w:val="21"/>
        </w:rPr>
        <w:t>厚度为</w:t>
      </w:r>
      <w:r w:rsidR="00DE2FDB">
        <w:rPr>
          <w:rFonts w:hint="eastAsia"/>
          <w:szCs w:val="21"/>
        </w:rPr>
        <w:t>14mm</w:t>
      </w:r>
      <w:r w:rsidR="008327C7">
        <w:rPr>
          <w:rFonts w:hint="eastAsia"/>
          <w:szCs w:val="21"/>
        </w:rPr>
        <w:t>）</w:t>
      </w:r>
    </w:p>
    <w:p w14:paraId="464C4149" w14:textId="5C132741" w:rsidR="003D39FF" w:rsidRPr="002D1CB4" w:rsidRDefault="003D39FF" w:rsidP="00AE28F7">
      <w:pPr>
        <w:rPr>
          <w:szCs w:val="21"/>
        </w:rPr>
      </w:pPr>
      <w:r>
        <w:rPr>
          <w:rFonts w:hint="eastAsia"/>
          <w:szCs w:val="21"/>
        </w:rPr>
        <w:t>同时配备</w:t>
      </w:r>
      <w:r w:rsidRPr="003D39FF">
        <w:rPr>
          <w:szCs w:val="21"/>
        </w:rPr>
        <w:t xml:space="preserve">GB/T 894.1-17 </w:t>
      </w:r>
      <w:r w:rsidRPr="003D39FF">
        <w:rPr>
          <w:szCs w:val="21"/>
        </w:rPr>
        <w:t>卡簧</w:t>
      </w:r>
    </w:p>
    <w:p w14:paraId="454E05D3" w14:textId="77777777" w:rsidR="006B7CB4" w:rsidRDefault="006B7CB4" w:rsidP="00AE28F7">
      <w:pPr>
        <w:rPr>
          <w:b/>
          <w:bCs/>
          <w:szCs w:val="21"/>
        </w:rPr>
      </w:pPr>
    </w:p>
    <w:p w14:paraId="53E1CEBF" w14:textId="77777777" w:rsidR="006B7CB4" w:rsidRDefault="006B7CB4" w:rsidP="00AE28F7">
      <w:pPr>
        <w:rPr>
          <w:b/>
          <w:bCs/>
          <w:szCs w:val="21"/>
        </w:rPr>
      </w:pPr>
    </w:p>
    <w:p w14:paraId="64189A44" w14:textId="77777777" w:rsidR="006B7CB4" w:rsidRDefault="006B7CB4" w:rsidP="00AE28F7">
      <w:pPr>
        <w:rPr>
          <w:b/>
          <w:bCs/>
          <w:szCs w:val="21"/>
        </w:rPr>
      </w:pPr>
    </w:p>
    <w:p w14:paraId="094C20A4" w14:textId="77777777" w:rsidR="006B7CB4" w:rsidRDefault="006B7CB4" w:rsidP="00AE28F7">
      <w:pPr>
        <w:rPr>
          <w:b/>
          <w:bCs/>
          <w:szCs w:val="21"/>
        </w:rPr>
      </w:pPr>
    </w:p>
    <w:p w14:paraId="5FA5BFF9" w14:textId="77777777" w:rsidR="006B7CB4" w:rsidRDefault="006B7CB4" w:rsidP="00AE28F7">
      <w:pPr>
        <w:rPr>
          <w:b/>
          <w:bCs/>
          <w:szCs w:val="21"/>
        </w:rPr>
      </w:pPr>
    </w:p>
    <w:tbl>
      <w:tblPr>
        <w:tblpPr w:leftFromText="180" w:rightFromText="180" w:vertAnchor="page" w:horzAnchor="margin" w:tblpY="13721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3D39FF" w14:paraId="227BEF35" w14:textId="77777777" w:rsidTr="00992D66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79841" w14:textId="77777777" w:rsidR="003D39FF" w:rsidRPr="00AE28F7" w:rsidRDefault="003D39FF" w:rsidP="00992D66">
            <w:pPr>
              <w:rPr>
                <w:rFonts w:ascii="黑体" w:eastAsia="黑体"/>
                <w:b/>
                <w:bCs/>
                <w:szCs w:val="32"/>
              </w:rPr>
            </w:pPr>
          </w:p>
          <w:p w14:paraId="5818A27F" w14:textId="77777777" w:rsidR="003D39FF" w:rsidRPr="00AE28F7" w:rsidRDefault="003D39FF" w:rsidP="00992D66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11540491" w14:textId="77777777" w:rsidR="003D39FF" w:rsidRDefault="003D39FF" w:rsidP="00992D66">
            <w:pPr>
              <w:rPr>
                <w:szCs w:val="21"/>
              </w:rPr>
            </w:pPr>
            <w:r>
              <w:rPr>
                <w:rFonts w:ascii="黑体" w:eastAsia="黑体" w:hint="eastAsia"/>
                <w:szCs w:val="32"/>
              </w:rPr>
              <w:t>四区</w:t>
            </w:r>
            <w:r w:rsidR="000A16F4">
              <w:rPr>
                <w:rFonts w:ascii="黑体" w:eastAsia="黑体" w:hint="eastAsia"/>
                <w:szCs w:val="32"/>
              </w:rPr>
              <w:t xml:space="preserve">直径20mm，长度为37mm </w:t>
            </w:r>
            <w:r w:rsidR="000A16F4" w:rsidRPr="00A25042">
              <w:rPr>
                <w:szCs w:val="21"/>
              </w:rPr>
              <w:t>平键型号为</w:t>
            </w:r>
            <w:r w:rsidR="000A16F4" w:rsidRPr="00A25042">
              <w:rPr>
                <w:szCs w:val="21"/>
              </w:rPr>
              <w:t xml:space="preserve"> GB/T 1096-2003 </w:t>
            </w:r>
            <w:r w:rsidR="000A16F4" w:rsidRPr="00A25042">
              <w:rPr>
                <w:szCs w:val="21"/>
              </w:rPr>
              <w:t>平键</w:t>
            </w:r>
            <w:r w:rsidR="000A16F4" w:rsidRPr="00A25042">
              <w:rPr>
                <w:szCs w:val="21"/>
              </w:rPr>
              <w:t xml:space="preserve"> 6×6×35</w:t>
            </w:r>
          </w:p>
          <w:p w14:paraId="68FBE48D" w14:textId="5858A6E1" w:rsidR="000A16F4" w:rsidRPr="008A2144" w:rsidRDefault="000A16F4" w:rsidP="00992D66">
            <w:pPr>
              <w:rPr>
                <w:rFonts w:ascii="黑体" w:eastAsia="黑体"/>
                <w:szCs w:val="32"/>
              </w:rPr>
            </w:pPr>
          </w:p>
        </w:tc>
      </w:tr>
    </w:tbl>
    <w:p w14:paraId="758AB1DC" w14:textId="77777777" w:rsidR="003D39FF" w:rsidRDefault="003D39FF" w:rsidP="00AE28F7">
      <w:pPr>
        <w:rPr>
          <w:b/>
          <w:bCs/>
          <w:szCs w:val="21"/>
        </w:rPr>
      </w:pPr>
    </w:p>
    <w:p w14:paraId="34F7B88E" w14:textId="2D05E359" w:rsidR="00712EDA" w:rsidRPr="00712EDA" w:rsidRDefault="00712EDA" w:rsidP="00712E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Segoe UI" w:hAnsi="Segoe UI" w:cs="Segoe UI"/>
          <w:color w:val="000000"/>
          <w:kern w:val="0"/>
          <w:szCs w:val="21"/>
        </w:rPr>
      </w:pPr>
      <w:r w:rsidRPr="00712EDA">
        <w:rPr>
          <w:rFonts w:ascii="Segoe UI" w:hAnsi="Segoe UI" w:cs="Segoe UI"/>
          <w:color w:val="000000"/>
          <w:kern w:val="0"/>
          <w:szCs w:val="21"/>
        </w:rPr>
        <w:lastRenderedPageBreak/>
        <w:t>轴用外卡簧（通用轴槽，</w:t>
      </w:r>
      <w:r w:rsidRPr="00712EDA">
        <w:rPr>
          <w:rFonts w:ascii="Segoe UI" w:hAnsi="Segoe UI" w:cs="Segoe UI"/>
          <w:color w:val="000000"/>
          <w:kern w:val="0"/>
          <w:szCs w:val="21"/>
        </w:rPr>
        <w:t>GB/T 894.1</w:t>
      </w:r>
      <w:r w:rsidRPr="00712EDA">
        <w:rPr>
          <w:rFonts w:ascii="Segoe UI" w:hAnsi="Segoe UI" w:cs="Segoe UI"/>
          <w:color w:val="000000"/>
          <w:kern w:val="0"/>
          <w:szCs w:val="21"/>
        </w:rPr>
        <w:noBreakHyphen/>
        <w:t xml:space="preserve">2017 A </w:t>
      </w:r>
      <w:r w:rsidRPr="00712EDA">
        <w:rPr>
          <w:rFonts w:ascii="Segoe UI" w:hAnsi="Segoe UI" w:cs="Segoe UI"/>
          <w:color w:val="000000"/>
          <w:kern w:val="0"/>
          <w:szCs w:val="21"/>
        </w:rPr>
        <w:t>型）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1"/>
        <w:gridCol w:w="2602"/>
        <w:gridCol w:w="1676"/>
        <w:gridCol w:w="14"/>
        <w:gridCol w:w="2363"/>
      </w:tblGrid>
      <w:tr w:rsidR="00507E68" w:rsidRPr="00712EDA" w14:paraId="3CDB925C" w14:textId="77777777" w:rsidTr="00507E6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6FF109" w14:textId="77777777" w:rsidR="00507E68" w:rsidRPr="00712EDA" w:rsidRDefault="00507E68" w:rsidP="00712EDA">
            <w:pPr>
              <w:widowControl/>
              <w:spacing w:line="420" w:lineRule="atLeast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712EDA"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  <w:t>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7EAAC1" w14:textId="77777777" w:rsidR="00507E68" w:rsidRPr="00712EDA" w:rsidRDefault="00507E68" w:rsidP="00712EDA">
            <w:pPr>
              <w:widowControl/>
              <w:spacing w:line="420" w:lineRule="atLeast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712EDA"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  <w:t>数值 (mm)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6988B3" w14:textId="77777777" w:rsidR="00507E68" w:rsidRPr="00712EDA" w:rsidRDefault="00507E68" w:rsidP="00712EDA">
            <w:pPr>
              <w:widowControl/>
              <w:spacing w:line="420" w:lineRule="atLeast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712EDA"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  <w:t>公差</w:t>
            </w:r>
          </w:p>
        </w:tc>
        <w:tc>
          <w:tcPr>
            <w:tcW w:w="0" w:type="auto"/>
          </w:tcPr>
          <w:p w14:paraId="16E5F55C" w14:textId="77777777" w:rsidR="00507E68" w:rsidRPr="00712EDA" w:rsidRDefault="00507E68" w:rsidP="00712EDA">
            <w:pPr>
              <w:widowControl/>
              <w:spacing w:line="420" w:lineRule="atLeast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AE2C05" w14:textId="43E081F2" w:rsidR="00507E68" w:rsidRPr="00712EDA" w:rsidRDefault="00507E68" w:rsidP="00712EDA">
            <w:pPr>
              <w:widowControl/>
              <w:spacing w:line="420" w:lineRule="atLeast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712EDA"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  <w:t>说明</w:t>
            </w:r>
          </w:p>
        </w:tc>
      </w:tr>
      <w:tr w:rsidR="00507E68" w:rsidRPr="00712EDA" w14:paraId="652961A7" w14:textId="77777777" w:rsidTr="00507E68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8AA565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适配轴径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F7E297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BC9EF6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轴公差 h6</w:t>
            </w:r>
          </w:p>
        </w:tc>
        <w:tc>
          <w:tcPr>
            <w:tcW w:w="0" w:type="auto"/>
          </w:tcPr>
          <w:p w14:paraId="4D5D1AB2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2B109E" w14:textId="402E5AC5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对应 6303 轴承内径</w:t>
            </w:r>
          </w:p>
        </w:tc>
      </w:tr>
      <w:tr w:rsidR="00507E68" w:rsidRPr="00712EDA" w14:paraId="78B1B857" w14:textId="77777777" w:rsidTr="00507E68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941EDA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卡簧规格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709391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DA23FA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-</w:t>
            </w:r>
          </w:p>
        </w:tc>
        <w:tc>
          <w:tcPr>
            <w:tcW w:w="0" w:type="auto"/>
          </w:tcPr>
          <w:p w14:paraId="1238AE5D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A302DD" w14:textId="6046ABC6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公称尺寸</w:t>
            </w:r>
          </w:p>
        </w:tc>
      </w:tr>
      <w:tr w:rsidR="00507E68" w:rsidRPr="00712EDA" w14:paraId="46E15E11" w14:textId="77777777" w:rsidTr="00507E68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F9DC90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自由内径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8F5D01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15.7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EF96EC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-0.50/-0.15</w:t>
            </w:r>
          </w:p>
        </w:tc>
        <w:tc>
          <w:tcPr>
            <w:tcW w:w="0" w:type="auto"/>
          </w:tcPr>
          <w:p w14:paraId="0E69C5C4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7DD858" w14:textId="2289756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自由状态抱紧轴</w:t>
            </w:r>
          </w:p>
        </w:tc>
      </w:tr>
      <w:tr w:rsidR="00507E68" w:rsidRPr="00712EDA" w14:paraId="7A9C7B6A" w14:textId="77777777" w:rsidTr="00507E68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E2918F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自由外径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F6FD8E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6A0BEC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-</w:t>
            </w:r>
          </w:p>
        </w:tc>
        <w:tc>
          <w:tcPr>
            <w:tcW w:w="0" w:type="auto"/>
          </w:tcPr>
          <w:p w14:paraId="00A08272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5846AE" w14:textId="4AC4F2B9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安装后限位</w:t>
            </w:r>
          </w:p>
        </w:tc>
      </w:tr>
      <w:tr w:rsidR="00507E68" w:rsidRPr="00712EDA" w14:paraId="15F95408" w14:textId="77777777" w:rsidTr="00507E68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379B86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厚度 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5653FF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E14231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-0.12</w:t>
            </w:r>
          </w:p>
        </w:tc>
        <w:tc>
          <w:tcPr>
            <w:tcW w:w="0" w:type="auto"/>
          </w:tcPr>
          <w:p w14:paraId="5C20082C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B5227F" w14:textId="495BA6EF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承载关键尺寸</w:t>
            </w:r>
          </w:p>
        </w:tc>
      </w:tr>
      <w:tr w:rsidR="00507E68" w:rsidRPr="00712EDA" w14:paraId="434CD84A" w14:textId="77777777" w:rsidTr="00507E68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196DFB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槽径 d</w:t>
            </w:r>
            <w:r w:rsidRPr="00712EDA">
              <w:rPr>
                <w:rFonts w:ascii="Cambria Math" w:hAnsi="Cambria Math" w:cs="Cambria Math"/>
                <w:kern w:val="0"/>
                <w:szCs w:val="21"/>
              </w:rPr>
              <w:t>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9CFD10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17.8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A54892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0/+0.14</w:t>
            </w:r>
          </w:p>
        </w:tc>
        <w:tc>
          <w:tcPr>
            <w:tcW w:w="0" w:type="auto"/>
          </w:tcPr>
          <w:p w14:paraId="69C8DCDE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DDE953" w14:textId="33E4C0E5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轴上卡槽直径</w:t>
            </w:r>
          </w:p>
        </w:tc>
      </w:tr>
      <w:tr w:rsidR="00507E68" w:rsidRPr="00712EDA" w14:paraId="453F6148" w14:textId="77777777" w:rsidTr="00507E68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125F21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槽宽 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D8636F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6B6946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+0.1/0</w:t>
            </w:r>
          </w:p>
        </w:tc>
        <w:tc>
          <w:tcPr>
            <w:tcW w:w="0" w:type="auto"/>
          </w:tcPr>
          <w:p w14:paraId="142D677E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B27500" w14:textId="06F8DC70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卡槽宽度</w:t>
            </w:r>
          </w:p>
        </w:tc>
      </w:tr>
      <w:tr w:rsidR="00507E68" w:rsidRPr="00712EDA" w14:paraId="273B2BBF" w14:textId="77777777" w:rsidTr="00507E68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83F0A8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槽深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B42D47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≥0.6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39EB3D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-</w:t>
            </w:r>
          </w:p>
        </w:tc>
        <w:tc>
          <w:tcPr>
            <w:tcW w:w="0" w:type="auto"/>
          </w:tcPr>
          <w:p w14:paraId="2CE7ACAB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02531C" w14:textId="69604298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保证卡簧嵌入深度</w:t>
            </w:r>
          </w:p>
        </w:tc>
      </w:tr>
      <w:tr w:rsidR="00507E68" w:rsidRPr="00712EDA" w14:paraId="28EB08DC" w14:textId="77777777" w:rsidTr="00507E68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09F84F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材质 / 硬度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87B1D6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65Mn（HRC47</w:t>
            </w:r>
            <w:r w:rsidRPr="00712EDA">
              <w:rPr>
                <w:rFonts w:ascii="宋体" w:hAnsi="宋体" w:cs="宋体"/>
                <w:kern w:val="0"/>
                <w:szCs w:val="21"/>
              </w:rPr>
              <w:noBreakHyphen/>
              <w:t>54）/304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BE2EFD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-</w:t>
            </w:r>
          </w:p>
        </w:tc>
        <w:tc>
          <w:tcPr>
            <w:tcW w:w="0" w:type="auto"/>
          </w:tcPr>
          <w:p w14:paraId="5FD2A2A8" w14:textId="77777777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1D8E5B" w14:textId="30419A8B" w:rsidR="00507E68" w:rsidRPr="00712EDA" w:rsidRDefault="00507E68" w:rsidP="00712EDA">
            <w:pPr>
              <w:widowControl/>
              <w:spacing w:line="420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712EDA">
              <w:rPr>
                <w:rFonts w:ascii="宋体" w:hAnsi="宋体" w:cs="宋体"/>
                <w:kern w:val="0"/>
                <w:szCs w:val="21"/>
              </w:rPr>
              <w:t>氧化 / 镀锌防腐蚀</w:t>
            </w:r>
          </w:p>
        </w:tc>
      </w:tr>
    </w:tbl>
    <w:p w14:paraId="0988C100" w14:textId="56432DFF" w:rsidR="003D39FF" w:rsidRDefault="00712EDA" w:rsidP="00AE28F7">
      <w:pPr>
        <w:rPr>
          <w:szCs w:val="21"/>
        </w:rPr>
      </w:pPr>
      <w:r w:rsidRPr="004C20F8">
        <w:rPr>
          <w:rFonts w:hint="eastAsia"/>
          <w:szCs w:val="21"/>
        </w:rPr>
        <w:t>于是得到卡簧槽大小为</w:t>
      </w:r>
      <w:r w:rsidR="004C20F8" w:rsidRPr="004C20F8">
        <w:rPr>
          <w:rFonts w:hint="eastAsia"/>
          <w:szCs w:val="21"/>
        </w:rPr>
        <w:t>1.2*0.6</w:t>
      </w:r>
      <w:r w:rsidR="004C20F8" w:rsidRPr="004C20F8">
        <w:rPr>
          <w:rFonts w:hint="eastAsia"/>
          <w:szCs w:val="21"/>
        </w:rPr>
        <w:t>槽深</w:t>
      </w:r>
      <w:r w:rsidR="004C20F8">
        <w:rPr>
          <w:rFonts w:hint="eastAsia"/>
          <w:szCs w:val="21"/>
        </w:rPr>
        <w:t xml:space="preserve"> </w:t>
      </w:r>
      <w:r w:rsidR="004C20F8">
        <w:rPr>
          <w:rFonts w:hint="eastAsia"/>
          <w:szCs w:val="21"/>
        </w:rPr>
        <w:t>我们保留</w:t>
      </w:r>
      <w:r w:rsidR="00741275">
        <w:rPr>
          <w:rFonts w:hint="eastAsia"/>
          <w:szCs w:val="21"/>
        </w:rPr>
        <w:t>4mm</w:t>
      </w:r>
      <w:r w:rsidR="00741275">
        <w:rPr>
          <w:rFonts w:hint="eastAsia"/>
          <w:szCs w:val="21"/>
        </w:rPr>
        <w:t>长度供轴卡簧，</w:t>
      </w:r>
      <w:r w:rsidR="00A92579">
        <w:rPr>
          <w:rFonts w:hint="eastAsia"/>
          <w:szCs w:val="21"/>
        </w:rPr>
        <w:t>3mm</w:t>
      </w:r>
      <w:r w:rsidR="00A92579">
        <w:rPr>
          <w:rFonts w:hint="eastAsia"/>
          <w:szCs w:val="21"/>
        </w:rPr>
        <w:t>预留</w:t>
      </w:r>
      <w:r w:rsidR="005D31E0">
        <w:rPr>
          <w:rFonts w:hint="eastAsia"/>
          <w:szCs w:val="21"/>
        </w:rPr>
        <w:t>给齿轮间隙</w:t>
      </w:r>
    </w:p>
    <w:p w14:paraId="7A9B159B" w14:textId="18A324F6" w:rsidR="005D31E0" w:rsidRPr="004C20F8" w:rsidRDefault="005D31E0" w:rsidP="00AE28F7">
      <w:pPr>
        <w:rPr>
          <w:szCs w:val="21"/>
        </w:rPr>
      </w:pPr>
      <w:r>
        <w:rPr>
          <w:rFonts w:hint="eastAsia"/>
          <w:szCs w:val="21"/>
        </w:rPr>
        <w:t>剩下</w:t>
      </w:r>
      <w:r w:rsidR="00EC05F3">
        <w:rPr>
          <w:rFonts w:hint="eastAsia"/>
          <w:szCs w:val="21"/>
        </w:rPr>
        <w:t>19.5mm</w:t>
      </w:r>
      <w:r w:rsidR="00EC05F3">
        <w:rPr>
          <w:rFonts w:hint="eastAsia"/>
          <w:szCs w:val="21"/>
        </w:rPr>
        <w:t>预留给</w:t>
      </w:r>
      <w:r w:rsidR="00467AF8">
        <w:rPr>
          <w:rFonts w:hint="eastAsia"/>
          <w:szCs w:val="21"/>
        </w:rPr>
        <w:t>轴套，轴套跟随轴承设计</w:t>
      </w:r>
      <w:r w:rsidR="002A70E1">
        <w:rPr>
          <w:rFonts w:hint="eastAsia"/>
          <w:szCs w:val="21"/>
        </w:rPr>
        <w:t>外径为</w:t>
      </w:r>
      <w:r w:rsidR="002A70E1">
        <w:rPr>
          <w:rFonts w:hint="eastAsia"/>
          <w:szCs w:val="21"/>
        </w:rPr>
        <w:t>24mm</w:t>
      </w:r>
    </w:p>
    <w:p w14:paraId="4116E1EB" w14:textId="77777777" w:rsidR="003D39FF" w:rsidRDefault="003D39FF" w:rsidP="00AE28F7">
      <w:pPr>
        <w:rPr>
          <w:b/>
          <w:bCs/>
          <w:szCs w:val="21"/>
        </w:rPr>
      </w:pPr>
    </w:p>
    <w:p w14:paraId="7B58A878" w14:textId="492E65C5" w:rsidR="003D39FF" w:rsidRDefault="00D614C5" w:rsidP="00AE28F7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于是五区长度为</w:t>
      </w:r>
    </w:p>
    <w:p w14:paraId="311C3469" w14:textId="77777777" w:rsidR="003D39FF" w:rsidRDefault="003D39FF" w:rsidP="00AE28F7">
      <w:pPr>
        <w:rPr>
          <w:b/>
          <w:bCs/>
          <w:szCs w:val="21"/>
        </w:rPr>
      </w:pPr>
    </w:p>
    <w:p w14:paraId="5D6FCA6B" w14:textId="77777777" w:rsidR="003D39FF" w:rsidRDefault="003D39FF" w:rsidP="00AE28F7">
      <w:pPr>
        <w:rPr>
          <w:b/>
          <w:bCs/>
          <w:szCs w:val="21"/>
        </w:rPr>
      </w:pPr>
    </w:p>
    <w:tbl>
      <w:tblPr>
        <w:tblpPr w:leftFromText="180" w:rightFromText="180" w:vertAnchor="page" w:horzAnchor="margin" w:tblpY="13721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507E68" w14:paraId="74224A4E" w14:textId="77777777" w:rsidTr="00992D66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0774E" w14:textId="77777777" w:rsidR="00507E68" w:rsidRPr="00AE28F7" w:rsidRDefault="00507E68" w:rsidP="00992D66">
            <w:pPr>
              <w:rPr>
                <w:rFonts w:ascii="黑体" w:eastAsia="黑体"/>
                <w:b/>
                <w:bCs/>
                <w:szCs w:val="32"/>
              </w:rPr>
            </w:pPr>
          </w:p>
          <w:p w14:paraId="4F6D9A9D" w14:textId="77777777" w:rsidR="00507E68" w:rsidRPr="00AE28F7" w:rsidRDefault="00507E68" w:rsidP="00992D66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0EEEA450" w14:textId="588D637A" w:rsidR="00507E68" w:rsidRPr="008A2144" w:rsidRDefault="00D614C5" w:rsidP="00507E68">
            <w:pPr>
              <w:rPr>
                <w:rFonts w:ascii="黑体" w:eastAsia="黑体"/>
                <w:szCs w:val="32"/>
              </w:rPr>
            </w:pPr>
            <w:r>
              <w:rPr>
                <w:rFonts w:ascii="黑体" w:eastAsia="黑体" w:hint="eastAsia"/>
                <w:szCs w:val="32"/>
              </w:rPr>
              <w:t>五区</w:t>
            </w:r>
            <w:r w:rsidR="00444248">
              <w:rPr>
                <w:rFonts w:ascii="黑体" w:eastAsia="黑体" w:hint="eastAsia"/>
                <w:szCs w:val="32"/>
              </w:rPr>
              <w:t>长度为40.5mm，直径为17mm，轴套外径为24mm长度为19</w:t>
            </w:r>
            <w:r w:rsidR="00F97547">
              <w:rPr>
                <w:rFonts w:ascii="黑体" w:eastAsia="黑体" w:hint="eastAsia"/>
                <w:szCs w:val="32"/>
              </w:rPr>
              <w:t>.</w:t>
            </w:r>
            <w:r w:rsidR="00444248">
              <w:rPr>
                <w:rFonts w:ascii="黑体" w:eastAsia="黑体" w:hint="eastAsia"/>
                <w:szCs w:val="32"/>
              </w:rPr>
              <w:t>5mm</w:t>
            </w:r>
            <w:r w:rsidR="00F97547">
              <w:rPr>
                <w:rFonts w:ascii="黑体" w:eastAsia="黑体" w:hint="eastAsia"/>
                <w:szCs w:val="32"/>
              </w:rPr>
              <w:t xml:space="preserve"> </w:t>
            </w:r>
            <w:r w:rsidR="00F3174A">
              <w:rPr>
                <w:rFonts w:ascii="黑体" w:eastAsia="黑体" w:hint="eastAsia"/>
                <w:szCs w:val="32"/>
              </w:rPr>
              <w:t>轴承选用</w:t>
            </w:r>
            <w:r w:rsidR="00444248">
              <w:rPr>
                <w:rFonts w:ascii="黑体" w:eastAsia="黑体" w:hint="eastAsia"/>
                <w:szCs w:val="32"/>
              </w:rPr>
              <w:t xml:space="preserve"> </w:t>
            </w:r>
            <w:r w:rsidR="00F3174A">
              <w:rPr>
                <w:rFonts w:hint="eastAsia"/>
                <w:szCs w:val="21"/>
              </w:rPr>
              <w:t>6303</w:t>
            </w:r>
            <w:r w:rsidR="00F3174A">
              <w:rPr>
                <w:rFonts w:hint="eastAsia"/>
                <w:szCs w:val="21"/>
              </w:rPr>
              <w:t>（内径</w:t>
            </w:r>
            <w:r w:rsidR="00F3174A">
              <w:rPr>
                <w:rFonts w:hint="eastAsia"/>
                <w:szCs w:val="21"/>
              </w:rPr>
              <w:t>17mm</w:t>
            </w:r>
            <w:r w:rsidR="00F3174A">
              <w:rPr>
                <w:rFonts w:hint="eastAsia"/>
                <w:szCs w:val="21"/>
              </w:rPr>
              <w:t>，外径</w:t>
            </w:r>
            <w:r w:rsidR="00F3174A">
              <w:rPr>
                <w:rFonts w:hint="eastAsia"/>
                <w:szCs w:val="21"/>
              </w:rPr>
              <w:t>47</w:t>
            </w:r>
            <w:r w:rsidR="00F3174A">
              <w:rPr>
                <w:rFonts w:hint="eastAsia"/>
                <w:szCs w:val="21"/>
              </w:rPr>
              <w:t>厚度为</w:t>
            </w:r>
            <w:r w:rsidR="00F3174A">
              <w:rPr>
                <w:rFonts w:hint="eastAsia"/>
                <w:szCs w:val="21"/>
              </w:rPr>
              <w:t xml:space="preserve">14mm   </w:t>
            </w:r>
            <w:r w:rsidR="00F3174A">
              <w:rPr>
                <w:rFonts w:hint="eastAsia"/>
                <w:szCs w:val="21"/>
              </w:rPr>
              <w:t>卡簧选用</w:t>
            </w:r>
            <w:r w:rsidR="00F3174A" w:rsidRPr="003D39FF">
              <w:rPr>
                <w:szCs w:val="21"/>
              </w:rPr>
              <w:t xml:space="preserve"> GB/T 894.1-17</w:t>
            </w:r>
            <w:r w:rsidR="00F3174A">
              <w:rPr>
                <w:rFonts w:hint="eastAsia"/>
                <w:szCs w:val="21"/>
              </w:rPr>
              <w:t xml:space="preserve"> </w:t>
            </w:r>
            <w:r w:rsidR="00F3174A">
              <w:rPr>
                <w:rFonts w:hint="eastAsia"/>
                <w:szCs w:val="21"/>
              </w:rPr>
              <w:t>卡簧槽</w:t>
            </w:r>
            <w:r w:rsidR="00F3174A" w:rsidRPr="004C20F8">
              <w:rPr>
                <w:rFonts w:hint="eastAsia"/>
                <w:szCs w:val="21"/>
              </w:rPr>
              <w:t>1.2*0.6</w:t>
            </w:r>
            <w:r w:rsidR="00F3174A">
              <w:rPr>
                <w:rFonts w:hint="eastAsia"/>
                <w:szCs w:val="21"/>
              </w:rPr>
              <w:t>mm</w:t>
            </w:r>
          </w:p>
        </w:tc>
      </w:tr>
    </w:tbl>
    <w:p w14:paraId="31D39855" w14:textId="77777777" w:rsidR="000A16F4" w:rsidRPr="00507E68" w:rsidRDefault="000A16F4" w:rsidP="00AE28F7">
      <w:pPr>
        <w:rPr>
          <w:b/>
          <w:bCs/>
          <w:szCs w:val="21"/>
        </w:rPr>
      </w:pPr>
    </w:p>
    <w:p w14:paraId="7AC80068" w14:textId="77777777" w:rsidR="000A16F4" w:rsidRDefault="000A16F4" w:rsidP="00AE28F7">
      <w:pPr>
        <w:rPr>
          <w:b/>
          <w:bCs/>
          <w:szCs w:val="21"/>
        </w:rPr>
      </w:pPr>
    </w:p>
    <w:p w14:paraId="3EA439C9" w14:textId="77777777" w:rsidR="000A16F4" w:rsidRDefault="000A16F4" w:rsidP="00AE28F7">
      <w:pPr>
        <w:rPr>
          <w:b/>
          <w:bCs/>
          <w:szCs w:val="21"/>
        </w:rPr>
      </w:pPr>
    </w:p>
    <w:p w14:paraId="6B311EB0" w14:textId="6502990F" w:rsidR="00F3174A" w:rsidRDefault="00F3174A" w:rsidP="00F3174A">
      <w:pPr>
        <w:rPr>
          <w:b/>
          <w:bCs/>
          <w:sz w:val="28"/>
          <w:szCs w:val="28"/>
        </w:rPr>
      </w:pPr>
      <w:r w:rsidRPr="00EB129C">
        <w:rPr>
          <w:rFonts w:hint="eastAsia"/>
          <w:b/>
          <w:bCs/>
          <w:sz w:val="28"/>
          <w:szCs w:val="28"/>
        </w:rPr>
        <w:lastRenderedPageBreak/>
        <w:t>4.1.</w:t>
      </w:r>
      <w:r>
        <w:rPr>
          <w:rFonts w:hint="eastAsia"/>
          <w:b/>
          <w:bCs/>
          <w:sz w:val="28"/>
          <w:szCs w:val="28"/>
        </w:rPr>
        <w:t>6</w:t>
      </w:r>
      <w:r>
        <w:rPr>
          <w:rFonts w:hint="eastAsia"/>
          <w:b/>
          <w:bCs/>
          <w:sz w:val="28"/>
          <w:szCs w:val="28"/>
        </w:rPr>
        <w:t>中间轴设计的危险截面校核</w:t>
      </w:r>
    </w:p>
    <w:p w14:paraId="42D6C82C" w14:textId="77777777" w:rsidR="00B06EB0" w:rsidRPr="002B2437" w:rsidRDefault="00B06EB0" w:rsidP="00B06EB0">
      <w:pPr>
        <w:rPr>
          <w:szCs w:val="21"/>
        </w:rPr>
      </w:pPr>
      <w:r w:rsidRPr="002B2437">
        <w:rPr>
          <w:rFonts w:hint="eastAsia"/>
          <w:szCs w:val="21"/>
        </w:rPr>
        <w:t>一、各区域的转矩（仅</w:t>
      </w:r>
      <w:r w:rsidRPr="002B2437">
        <w:rPr>
          <w:rFonts w:hint="eastAsia"/>
          <w:szCs w:val="21"/>
        </w:rPr>
        <w:t xml:space="preserve"> 2</w:t>
      </w:r>
      <w:r w:rsidRPr="002B2437">
        <w:rPr>
          <w:rFonts w:hint="eastAsia"/>
          <w:szCs w:val="21"/>
        </w:rPr>
        <w:t>、</w:t>
      </w:r>
      <w:r w:rsidRPr="002B2437">
        <w:rPr>
          <w:rFonts w:hint="eastAsia"/>
          <w:szCs w:val="21"/>
        </w:rPr>
        <w:t>3</w:t>
      </w:r>
      <w:r w:rsidRPr="002B2437">
        <w:rPr>
          <w:rFonts w:hint="eastAsia"/>
          <w:szCs w:val="21"/>
        </w:rPr>
        <w:t>、</w:t>
      </w:r>
      <w:r w:rsidRPr="002B2437">
        <w:rPr>
          <w:rFonts w:hint="eastAsia"/>
          <w:szCs w:val="21"/>
        </w:rPr>
        <w:t xml:space="preserve">4 </w:t>
      </w:r>
      <w:r w:rsidRPr="002B2437">
        <w:rPr>
          <w:rFonts w:hint="eastAsia"/>
          <w:szCs w:val="21"/>
        </w:rPr>
        <w:t>区传递）</w:t>
      </w:r>
    </w:p>
    <w:p w14:paraId="10E4008E" w14:textId="44CA1733" w:rsidR="00F3174A" w:rsidRPr="002B2437" w:rsidRDefault="00B06EB0" w:rsidP="00B06EB0">
      <w:pPr>
        <w:rPr>
          <w:szCs w:val="21"/>
        </w:rPr>
      </w:pPr>
      <w:r w:rsidRPr="002B2437">
        <w:rPr>
          <w:rFonts w:hint="eastAsia"/>
          <w:szCs w:val="21"/>
        </w:rPr>
        <w:t>轴的转矩由齿轮输入，仅在动力传递段（</w:t>
      </w:r>
      <w:r w:rsidRPr="002B2437">
        <w:rPr>
          <w:rFonts w:hint="eastAsia"/>
          <w:szCs w:val="21"/>
        </w:rPr>
        <w:t>2</w:t>
      </w:r>
      <w:r w:rsidRPr="002B2437">
        <w:rPr>
          <w:rFonts w:hint="eastAsia"/>
          <w:szCs w:val="21"/>
        </w:rPr>
        <w:t>、</w:t>
      </w:r>
      <w:r w:rsidRPr="002B2437">
        <w:rPr>
          <w:rFonts w:hint="eastAsia"/>
          <w:szCs w:val="21"/>
        </w:rPr>
        <w:t>3</w:t>
      </w:r>
      <w:r w:rsidRPr="002B2437">
        <w:rPr>
          <w:rFonts w:hint="eastAsia"/>
          <w:szCs w:val="21"/>
        </w:rPr>
        <w:t>、</w:t>
      </w:r>
      <w:r w:rsidRPr="002B2437">
        <w:rPr>
          <w:rFonts w:hint="eastAsia"/>
          <w:szCs w:val="21"/>
        </w:rPr>
        <w:t xml:space="preserve">4 </w:t>
      </w:r>
      <w:r w:rsidRPr="002B2437">
        <w:rPr>
          <w:rFonts w:hint="eastAsia"/>
          <w:szCs w:val="21"/>
        </w:rPr>
        <w:t>区）存在，大小均等于齿轮传递的总转矩：</w:t>
      </w:r>
    </w:p>
    <w:p w14:paraId="3DEA3A17" w14:textId="60E502DA" w:rsidR="00F3174A" w:rsidRPr="002B2437" w:rsidRDefault="00CB4582" w:rsidP="00F3174A">
      <w:pPr>
        <w:rPr>
          <w:szCs w:val="21"/>
        </w:rPr>
      </w:pPr>
      <w:r w:rsidRPr="002B2437">
        <w:rPr>
          <w:rFonts w:hint="eastAsia"/>
          <w:szCs w:val="21"/>
        </w:rPr>
        <w:t>齿轮安装在二区（高速级大齿轮），需先明确齿轮受力：以</w:t>
      </w:r>
      <w:r w:rsidRPr="002B2437">
        <w:rPr>
          <w:rFonts w:hint="eastAsia"/>
          <w:szCs w:val="21"/>
        </w:rPr>
        <w:t xml:space="preserve"> </w:t>
      </w:r>
      <w:r w:rsidRPr="002B2437">
        <w:rPr>
          <w:rFonts w:hint="eastAsia"/>
          <w:szCs w:val="21"/>
        </w:rPr>
        <w:t>“大齿轮分度圆直径</w:t>
      </w:r>
      <w:r w:rsidRPr="002B2437">
        <w:rPr>
          <w:rFonts w:hint="eastAsia"/>
          <w:szCs w:val="21"/>
        </w:rPr>
        <w:t> d</w:t>
      </w:r>
      <w:r w:rsidRPr="002B2437">
        <w:rPr>
          <w:rFonts w:hint="eastAsia"/>
          <w:szCs w:val="21"/>
        </w:rPr>
        <w:t>齿</w:t>
      </w:r>
      <w:r w:rsidRPr="002B2437">
        <w:rPr>
          <w:rFonts w:hint="eastAsia"/>
          <w:szCs w:val="21"/>
        </w:rPr>
        <w:t>=90mm</w:t>
      </w:r>
      <w:r w:rsidRPr="002B2437">
        <w:rPr>
          <w:rFonts w:hint="eastAsia"/>
          <w:szCs w:val="21"/>
        </w:rPr>
        <w:t>”</w:t>
      </w:r>
      <w:r w:rsidRPr="002B2437">
        <w:rPr>
          <w:rFonts w:hint="eastAsia"/>
          <w:szCs w:val="21"/>
        </w:rPr>
        <w:t xml:space="preserve"> </w:t>
      </w:r>
      <w:r w:rsidRPr="002B2437">
        <w:rPr>
          <w:rFonts w:hint="eastAsia"/>
          <w:szCs w:val="21"/>
        </w:rPr>
        <w:t>为例，计算受力：</w:t>
      </w:r>
      <w:r w:rsidR="002B2437" w:rsidRPr="002B2437">
        <w:rPr>
          <w:szCs w:val="21"/>
        </w:rPr>
        <w:t>圆周力</w:t>
      </w:r>
    </w:p>
    <w:p w14:paraId="29F901BC" w14:textId="1DB07DF5" w:rsidR="00F3174A" w:rsidRDefault="00F52C5A" w:rsidP="00F3174A">
      <w:pPr>
        <w:rPr>
          <w:b/>
          <w:bCs/>
          <w:szCs w:val="21"/>
        </w:rPr>
      </w:pPr>
      <w:r w:rsidRPr="00F52C5A">
        <w:rPr>
          <w:b/>
          <w:bCs/>
          <w:noProof/>
          <w:szCs w:val="21"/>
        </w:rPr>
        <w:drawing>
          <wp:anchor distT="0" distB="0" distL="114300" distR="114300" simplePos="0" relativeHeight="251658338" behindDoc="0" locked="0" layoutInCell="1" allowOverlap="1" wp14:anchorId="33553D77" wp14:editId="5FD1DC90">
            <wp:simplePos x="0" y="0"/>
            <wp:positionH relativeFrom="column">
              <wp:posOffset>1893043</wp:posOffset>
            </wp:positionH>
            <wp:positionV relativeFrom="paragraph">
              <wp:posOffset>115103</wp:posOffset>
            </wp:positionV>
            <wp:extent cx="2104846" cy="123002"/>
            <wp:effectExtent l="0" t="0" r="0" b="0"/>
            <wp:wrapNone/>
            <wp:docPr id="209652780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846" cy="123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2437" w:rsidRPr="002B2437">
        <w:rPr>
          <w:noProof/>
          <w:szCs w:val="21"/>
        </w:rPr>
        <w:drawing>
          <wp:anchor distT="0" distB="0" distL="114300" distR="114300" simplePos="0" relativeHeight="251658337" behindDoc="0" locked="0" layoutInCell="1" allowOverlap="1" wp14:anchorId="097A1540" wp14:editId="38EEAF38">
            <wp:simplePos x="0" y="0"/>
            <wp:positionH relativeFrom="margin">
              <wp:align>left</wp:align>
            </wp:positionH>
            <wp:positionV relativeFrom="paragraph">
              <wp:posOffset>37489</wp:posOffset>
            </wp:positionV>
            <wp:extent cx="1871932" cy="247955"/>
            <wp:effectExtent l="0" t="0" r="0" b="0"/>
            <wp:wrapNone/>
            <wp:docPr id="18793719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646" cy="251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2437">
        <w:rPr>
          <w:rFonts w:hint="eastAsia"/>
          <w:b/>
          <w:bCs/>
          <w:szCs w:val="21"/>
        </w:rPr>
        <w:t xml:space="preserve">                              </w:t>
      </w:r>
    </w:p>
    <w:p w14:paraId="185E4FED" w14:textId="508D35FA" w:rsidR="00F3174A" w:rsidRPr="00F52C5A" w:rsidRDefault="00F3174A" w:rsidP="00F3174A">
      <w:pPr>
        <w:rPr>
          <w:szCs w:val="21"/>
        </w:rPr>
      </w:pPr>
    </w:p>
    <w:p w14:paraId="03EBEFD0" w14:textId="77777777" w:rsidR="00F52C5A" w:rsidRPr="00F52C5A" w:rsidRDefault="00F52C5A" w:rsidP="00F52C5A">
      <w:pPr>
        <w:rPr>
          <w:szCs w:val="21"/>
        </w:rPr>
      </w:pPr>
      <w:r w:rsidRPr="00F52C5A">
        <w:rPr>
          <w:szCs w:val="21"/>
        </w:rPr>
        <w:t xml:space="preserve">1. </w:t>
      </w:r>
      <w:r w:rsidRPr="00F52C5A">
        <w:rPr>
          <w:szCs w:val="21"/>
        </w:rPr>
        <w:t>二区的弯矩（齿轮安装段）</w:t>
      </w:r>
    </w:p>
    <w:p w14:paraId="12DAE20D" w14:textId="442378F8" w:rsidR="00DE2912" w:rsidRPr="00DE2912" w:rsidRDefault="00DE2912" w:rsidP="00DE2912">
      <w:pPr>
        <w:rPr>
          <w:b/>
          <w:bCs/>
          <w:szCs w:val="21"/>
        </w:rPr>
      </w:pPr>
      <w:r w:rsidRPr="00DE2912">
        <w:rPr>
          <w:b/>
          <w:bCs/>
          <w:szCs w:val="21"/>
        </w:rPr>
        <w:t>设二区两端由轴承支撑跨距</w:t>
      </w:r>
      <w:r w:rsidRPr="00DE2912">
        <w:rPr>
          <w:b/>
          <w:bCs/>
          <w:szCs w:val="21"/>
        </w:rPr>
        <w:t> L=50mm</w:t>
      </w:r>
      <w:r w:rsidRPr="00DE2912">
        <w:rPr>
          <w:b/>
          <w:bCs/>
          <w:szCs w:val="21"/>
        </w:rPr>
        <w:t>，齿轮位于跨中：</w:t>
      </w:r>
    </w:p>
    <w:p w14:paraId="57A2D5E6" w14:textId="718E1778" w:rsidR="00F3174A" w:rsidRPr="00DE2912" w:rsidRDefault="00DE2912" w:rsidP="00F3174A">
      <w:pPr>
        <w:rPr>
          <w:b/>
          <w:bCs/>
          <w:szCs w:val="21"/>
        </w:rPr>
      </w:pPr>
      <w:r w:rsidRPr="00DE2912">
        <w:rPr>
          <w:b/>
          <w:bCs/>
          <w:noProof/>
          <w:szCs w:val="21"/>
        </w:rPr>
        <w:drawing>
          <wp:anchor distT="0" distB="0" distL="114300" distR="114300" simplePos="0" relativeHeight="251658339" behindDoc="0" locked="0" layoutInCell="1" allowOverlap="1" wp14:anchorId="578DEFCE" wp14:editId="2DA6A92E">
            <wp:simplePos x="0" y="0"/>
            <wp:positionH relativeFrom="margin">
              <wp:align>left</wp:align>
            </wp:positionH>
            <wp:positionV relativeFrom="paragraph">
              <wp:posOffset>99096</wp:posOffset>
            </wp:positionV>
            <wp:extent cx="2838091" cy="864744"/>
            <wp:effectExtent l="0" t="0" r="635" b="0"/>
            <wp:wrapNone/>
            <wp:docPr id="279057711" name="图片 16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57711" name="图片 16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091" cy="86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BF052" w14:textId="77777777" w:rsidR="00F3174A" w:rsidRDefault="00F3174A" w:rsidP="00F3174A">
      <w:pPr>
        <w:rPr>
          <w:b/>
          <w:bCs/>
          <w:szCs w:val="21"/>
        </w:rPr>
      </w:pPr>
    </w:p>
    <w:p w14:paraId="6DB227D5" w14:textId="77777777" w:rsidR="00F3174A" w:rsidRDefault="00F3174A" w:rsidP="00F3174A">
      <w:pPr>
        <w:rPr>
          <w:b/>
          <w:bCs/>
          <w:szCs w:val="21"/>
        </w:rPr>
      </w:pPr>
    </w:p>
    <w:p w14:paraId="6108BD17" w14:textId="77777777" w:rsidR="00F3174A" w:rsidRDefault="00F3174A" w:rsidP="00F3174A">
      <w:pPr>
        <w:rPr>
          <w:b/>
          <w:bCs/>
          <w:szCs w:val="21"/>
        </w:rPr>
      </w:pPr>
    </w:p>
    <w:p w14:paraId="04FD4AB0" w14:textId="77777777" w:rsidR="00F3174A" w:rsidRDefault="00F3174A" w:rsidP="00F3174A">
      <w:pPr>
        <w:rPr>
          <w:b/>
          <w:bCs/>
          <w:szCs w:val="21"/>
        </w:rPr>
      </w:pPr>
    </w:p>
    <w:p w14:paraId="5D3E6E54" w14:textId="77777777" w:rsidR="008F60E7" w:rsidRPr="008F60E7" w:rsidRDefault="008F60E7" w:rsidP="008F60E7">
      <w:pPr>
        <w:rPr>
          <w:b/>
          <w:bCs/>
          <w:szCs w:val="21"/>
        </w:rPr>
      </w:pPr>
      <w:r w:rsidRPr="008F60E7">
        <w:rPr>
          <w:b/>
          <w:bCs/>
          <w:szCs w:val="21"/>
        </w:rPr>
        <w:t xml:space="preserve">2. </w:t>
      </w:r>
      <w:r w:rsidRPr="008F60E7">
        <w:rPr>
          <w:b/>
          <w:bCs/>
          <w:szCs w:val="21"/>
        </w:rPr>
        <w:t>三区的弯矩（过渡段）</w:t>
      </w:r>
    </w:p>
    <w:p w14:paraId="3F1B7437" w14:textId="08F4AB5F" w:rsidR="008F60E7" w:rsidRPr="008F60E7" w:rsidRDefault="008F60E7" w:rsidP="008F60E7">
      <w:pPr>
        <w:rPr>
          <w:b/>
          <w:bCs/>
          <w:szCs w:val="21"/>
        </w:rPr>
      </w:pPr>
      <w:r w:rsidRPr="008F60E7">
        <w:rPr>
          <w:b/>
          <w:bCs/>
          <w:szCs w:val="21"/>
        </w:rPr>
        <w:t>三区为</w:t>
      </w:r>
      <w:r w:rsidRPr="008F60E7">
        <w:rPr>
          <w:b/>
          <w:bCs/>
          <w:szCs w:val="21"/>
        </w:rPr>
        <w:t xml:space="preserve"> “</w:t>
      </w:r>
      <w:r w:rsidRPr="008F60E7">
        <w:rPr>
          <w:b/>
          <w:bCs/>
          <w:szCs w:val="21"/>
        </w:rPr>
        <w:t>直径</w:t>
      </w:r>
      <w:r w:rsidRPr="008F60E7">
        <w:rPr>
          <w:b/>
          <w:bCs/>
          <w:szCs w:val="21"/>
        </w:rPr>
        <w:t xml:space="preserve"> 50mm→24mm” </w:t>
      </w:r>
      <w:r w:rsidRPr="008F60E7">
        <w:rPr>
          <w:b/>
          <w:bCs/>
          <w:szCs w:val="21"/>
        </w:rPr>
        <w:t>的轴段，假设仅传递转矩（无直接齿轮受力），弯矩由轴的自重或装配误差产生（通常远小于二区，此处简化为</w:t>
      </w:r>
      <w:r w:rsidRPr="008F60E7">
        <w:rPr>
          <w:b/>
          <w:bCs/>
          <w:szCs w:val="21"/>
        </w:rPr>
        <w:t> M3 ≈ 500N·mm)</w:t>
      </w:r>
      <w:r w:rsidRPr="008F60E7">
        <w:rPr>
          <w:b/>
          <w:bCs/>
          <w:szCs w:val="21"/>
        </w:rPr>
        <w:t>。</w:t>
      </w:r>
    </w:p>
    <w:p w14:paraId="04F173F1" w14:textId="77777777" w:rsidR="008F60E7" w:rsidRPr="008F60E7" w:rsidRDefault="008F60E7" w:rsidP="008F60E7">
      <w:pPr>
        <w:rPr>
          <w:b/>
          <w:bCs/>
          <w:szCs w:val="21"/>
        </w:rPr>
      </w:pPr>
      <w:r w:rsidRPr="008F60E7">
        <w:rPr>
          <w:b/>
          <w:bCs/>
          <w:szCs w:val="21"/>
        </w:rPr>
        <w:t xml:space="preserve">3. </w:t>
      </w:r>
      <w:r w:rsidRPr="008F60E7">
        <w:rPr>
          <w:b/>
          <w:bCs/>
          <w:szCs w:val="21"/>
        </w:rPr>
        <w:t>四区的弯矩（小齿轮</w:t>
      </w:r>
      <w:r w:rsidRPr="008F60E7">
        <w:rPr>
          <w:b/>
          <w:bCs/>
          <w:szCs w:val="21"/>
        </w:rPr>
        <w:t xml:space="preserve"> / </w:t>
      </w:r>
      <w:r w:rsidRPr="008F60E7">
        <w:rPr>
          <w:b/>
          <w:bCs/>
          <w:szCs w:val="21"/>
        </w:rPr>
        <w:t>输出段）</w:t>
      </w:r>
    </w:p>
    <w:p w14:paraId="3DF9946E" w14:textId="72EB132A" w:rsidR="008F60E7" w:rsidRPr="008F60E7" w:rsidRDefault="008F60E7" w:rsidP="008F60E7">
      <w:pPr>
        <w:rPr>
          <w:b/>
          <w:bCs/>
          <w:szCs w:val="21"/>
        </w:rPr>
      </w:pPr>
      <w:r w:rsidRPr="008F60E7">
        <w:rPr>
          <w:b/>
          <w:bCs/>
          <w:szCs w:val="21"/>
        </w:rPr>
        <w:t>若四区安装低速级小齿轮，小齿轮分度圆直径</w:t>
      </w:r>
      <w:r w:rsidRPr="008F60E7">
        <w:rPr>
          <w:b/>
          <w:bCs/>
          <w:szCs w:val="21"/>
        </w:rPr>
        <w:t> </w:t>
      </w:r>
      <w:r>
        <w:rPr>
          <w:rFonts w:hint="eastAsia"/>
          <w:b/>
          <w:bCs/>
          <w:szCs w:val="21"/>
        </w:rPr>
        <w:t>d</w:t>
      </w:r>
      <w:r w:rsidRPr="008F60E7">
        <w:rPr>
          <w:b/>
          <w:bCs/>
          <w:szCs w:val="21"/>
        </w:rPr>
        <w:t>小齿</w:t>
      </w:r>
      <w:r w:rsidRPr="008F60E7">
        <w:rPr>
          <w:b/>
          <w:bCs/>
          <w:szCs w:val="21"/>
        </w:rPr>
        <w:t>=40mm</w:t>
      </w:r>
      <w:r w:rsidRPr="008F60E7">
        <w:rPr>
          <w:b/>
          <w:bCs/>
          <w:szCs w:val="21"/>
        </w:rPr>
        <w:t>，则小齿轮受力：</w:t>
      </w:r>
    </w:p>
    <w:p w14:paraId="67598164" w14:textId="7E7382E3" w:rsidR="00F3174A" w:rsidRPr="008F60E7" w:rsidRDefault="00A00CCC" w:rsidP="00F3174A">
      <w:pPr>
        <w:rPr>
          <w:b/>
          <w:bCs/>
          <w:szCs w:val="21"/>
        </w:rPr>
      </w:pPr>
      <w:r w:rsidRPr="00A00CCC">
        <w:rPr>
          <w:b/>
          <w:bCs/>
          <w:noProof/>
          <w:szCs w:val="21"/>
        </w:rPr>
        <w:drawing>
          <wp:anchor distT="0" distB="0" distL="114300" distR="114300" simplePos="0" relativeHeight="251658340" behindDoc="0" locked="0" layoutInCell="1" allowOverlap="1" wp14:anchorId="59AAEF99" wp14:editId="66CE1474">
            <wp:simplePos x="0" y="0"/>
            <wp:positionH relativeFrom="margin">
              <wp:align>left</wp:align>
            </wp:positionH>
            <wp:positionV relativeFrom="paragraph">
              <wp:posOffset>41587</wp:posOffset>
            </wp:positionV>
            <wp:extent cx="2846717" cy="746952"/>
            <wp:effectExtent l="0" t="0" r="0" b="0"/>
            <wp:wrapNone/>
            <wp:docPr id="132037034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17" cy="746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A4C5B2" w14:textId="77777777" w:rsidR="00F3174A" w:rsidRDefault="00F3174A" w:rsidP="00F3174A">
      <w:pPr>
        <w:rPr>
          <w:b/>
          <w:bCs/>
          <w:szCs w:val="21"/>
        </w:rPr>
      </w:pPr>
    </w:p>
    <w:p w14:paraId="4ED3DCB1" w14:textId="77777777" w:rsidR="00F3174A" w:rsidRDefault="00F3174A" w:rsidP="00F3174A">
      <w:pPr>
        <w:rPr>
          <w:b/>
          <w:bCs/>
          <w:szCs w:val="21"/>
        </w:rPr>
      </w:pPr>
    </w:p>
    <w:p w14:paraId="4588AE8A" w14:textId="77777777" w:rsidR="00F3174A" w:rsidRDefault="00F3174A" w:rsidP="00F3174A">
      <w:pPr>
        <w:rPr>
          <w:b/>
          <w:bCs/>
          <w:szCs w:val="21"/>
        </w:rPr>
      </w:pPr>
    </w:p>
    <w:p w14:paraId="39D4DF97" w14:textId="02CC55BE" w:rsidR="00A00CCC" w:rsidRPr="00A00CCC" w:rsidRDefault="00A00CCC" w:rsidP="00A00CCC">
      <w:pPr>
        <w:rPr>
          <w:b/>
          <w:bCs/>
          <w:szCs w:val="21"/>
        </w:rPr>
      </w:pPr>
      <w:r w:rsidRPr="00A00CCC">
        <w:rPr>
          <w:b/>
          <w:bCs/>
          <w:szCs w:val="21"/>
        </w:rPr>
        <w:t>四区跨距</w:t>
      </w:r>
      <w:r w:rsidRPr="00A00CCC">
        <w:rPr>
          <w:b/>
          <w:bCs/>
          <w:szCs w:val="21"/>
        </w:rPr>
        <w:t> L=40mm</w:t>
      </w:r>
      <w:r w:rsidRPr="00A00CCC">
        <w:rPr>
          <w:b/>
          <w:bCs/>
          <w:szCs w:val="21"/>
        </w:rPr>
        <w:t>，小齿轮位于跨中：</w:t>
      </w:r>
    </w:p>
    <w:p w14:paraId="392C1023" w14:textId="30454ED2" w:rsidR="00F3174A" w:rsidRDefault="00895A11" w:rsidP="00F3174A">
      <w:pPr>
        <w:rPr>
          <w:b/>
          <w:bCs/>
          <w:szCs w:val="21"/>
        </w:rPr>
      </w:pPr>
      <w:r w:rsidRPr="00895A11">
        <w:rPr>
          <w:b/>
          <w:bCs/>
          <w:noProof/>
          <w:szCs w:val="21"/>
        </w:rPr>
        <w:drawing>
          <wp:anchor distT="0" distB="0" distL="114300" distR="114300" simplePos="0" relativeHeight="251658341" behindDoc="0" locked="0" layoutInCell="1" allowOverlap="1" wp14:anchorId="6BC277B5" wp14:editId="7229E2D6">
            <wp:simplePos x="0" y="0"/>
            <wp:positionH relativeFrom="margin">
              <wp:posOffset>612476</wp:posOffset>
            </wp:positionH>
            <wp:positionV relativeFrom="paragraph">
              <wp:posOffset>16857</wp:posOffset>
            </wp:positionV>
            <wp:extent cx="3321170" cy="343073"/>
            <wp:effectExtent l="0" t="0" r="0" b="0"/>
            <wp:wrapNone/>
            <wp:docPr id="202739428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170" cy="343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5A11">
        <w:rPr>
          <w:b/>
          <w:bCs/>
          <w:szCs w:val="21"/>
        </w:rPr>
        <w:t>合成弯矩</w:t>
      </w:r>
    </w:p>
    <w:p w14:paraId="7ADE6A91" w14:textId="6C2DB352" w:rsidR="00F3174A" w:rsidRDefault="00F3174A" w:rsidP="00F3174A">
      <w:pPr>
        <w:rPr>
          <w:b/>
          <w:bCs/>
          <w:szCs w:val="21"/>
        </w:rPr>
      </w:pPr>
    </w:p>
    <w:p w14:paraId="10BE395C" w14:textId="77777777" w:rsidR="00182416" w:rsidRPr="00182416" w:rsidRDefault="00182416" w:rsidP="00182416">
      <w:pPr>
        <w:rPr>
          <w:b/>
          <w:bCs/>
          <w:szCs w:val="21"/>
        </w:rPr>
      </w:pPr>
      <w:r w:rsidRPr="00182416">
        <w:rPr>
          <w:b/>
          <w:bCs/>
          <w:szCs w:val="21"/>
        </w:rPr>
        <w:t>三、四区（危险截面）的弯扭合成强度校核</w:t>
      </w:r>
    </w:p>
    <w:p w14:paraId="6CAB46BA" w14:textId="4E7B493D" w:rsidR="00182416" w:rsidRPr="00182416" w:rsidRDefault="00182416" w:rsidP="00182416">
      <w:pPr>
        <w:rPr>
          <w:b/>
          <w:bCs/>
          <w:szCs w:val="21"/>
        </w:rPr>
      </w:pPr>
      <w:r w:rsidRPr="00182416">
        <w:rPr>
          <w:b/>
          <w:bCs/>
          <w:szCs w:val="21"/>
        </w:rPr>
        <w:t>四区直径最小</w:t>
      </w:r>
      <w:r w:rsidRPr="00182416">
        <w:rPr>
          <w:b/>
          <w:bCs/>
          <w:szCs w:val="21"/>
        </w:rPr>
        <w:t>(d=20mm)</w:t>
      </w:r>
      <w:r w:rsidRPr="00182416">
        <w:rPr>
          <w:b/>
          <w:bCs/>
          <w:szCs w:val="21"/>
        </w:rPr>
        <w:t>，且承受较大弯扭载荷，是危险截面：</w:t>
      </w:r>
    </w:p>
    <w:p w14:paraId="01C53247" w14:textId="2F94A610" w:rsidR="00182416" w:rsidRPr="00182416" w:rsidRDefault="00182416" w:rsidP="00182416">
      <w:pPr>
        <w:rPr>
          <w:b/>
          <w:bCs/>
          <w:szCs w:val="21"/>
        </w:rPr>
      </w:pPr>
      <w:r w:rsidRPr="00182416">
        <w:rPr>
          <w:b/>
          <w:bCs/>
          <w:szCs w:val="21"/>
        </w:rPr>
        <w:t xml:space="preserve">1. </w:t>
      </w:r>
      <w:r w:rsidRPr="00182416">
        <w:rPr>
          <w:b/>
          <w:bCs/>
          <w:szCs w:val="21"/>
        </w:rPr>
        <w:t>当量弯矩（转矩循环特性为对称循环，</w:t>
      </w:r>
      <w:r w:rsidRPr="00182416">
        <w:rPr>
          <w:b/>
          <w:bCs/>
          <w:szCs w:val="21"/>
        </w:rPr>
        <w:t>alpha=1</w:t>
      </w:r>
    </w:p>
    <w:p w14:paraId="5FB327D9" w14:textId="2FCC70F0" w:rsidR="00F3174A" w:rsidRDefault="005421DC" w:rsidP="00F3174A">
      <w:pPr>
        <w:rPr>
          <w:b/>
          <w:bCs/>
          <w:szCs w:val="21"/>
        </w:rPr>
      </w:pPr>
      <w:r w:rsidRPr="005421DC">
        <w:rPr>
          <w:b/>
          <w:bCs/>
          <w:noProof/>
          <w:szCs w:val="21"/>
        </w:rPr>
        <w:drawing>
          <wp:anchor distT="0" distB="0" distL="114300" distR="114300" simplePos="0" relativeHeight="251658342" behindDoc="0" locked="0" layoutInCell="1" allowOverlap="1" wp14:anchorId="71D5EA2E" wp14:editId="127E2FE0">
            <wp:simplePos x="0" y="0"/>
            <wp:positionH relativeFrom="margin">
              <wp:align>left</wp:align>
            </wp:positionH>
            <wp:positionV relativeFrom="paragraph">
              <wp:posOffset>96221</wp:posOffset>
            </wp:positionV>
            <wp:extent cx="3510951" cy="292112"/>
            <wp:effectExtent l="0" t="0" r="0" b="0"/>
            <wp:wrapNone/>
            <wp:docPr id="198362661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951" cy="29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A2118" w14:textId="77777777" w:rsidR="00F3174A" w:rsidRDefault="00F3174A" w:rsidP="00F3174A">
      <w:pPr>
        <w:rPr>
          <w:b/>
          <w:bCs/>
          <w:szCs w:val="21"/>
        </w:rPr>
      </w:pPr>
    </w:p>
    <w:p w14:paraId="23643D2A" w14:textId="77777777" w:rsidR="005421DC" w:rsidRPr="005421DC" w:rsidRDefault="005421DC" w:rsidP="005421DC">
      <w:pPr>
        <w:rPr>
          <w:b/>
          <w:bCs/>
          <w:szCs w:val="21"/>
        </w:rPr>
      </w:pPr>
      <w:r w:rsidRPr="005421DC">
        <w:rPr>
          <w:b/>
          <w:bCs/>
          <w:szCs w:val="21"/>
        </w:rPr>
        <w:t xml:space="preserve">2. </w:t>
      </w:r>
      <w:r w:rsidRPr="005421DC">
        <w:rPr>
          <w:b/>
          <w:bCs/>
          <w:szCs w:val="21"/>
        </w:rPr>
        <w:t>抗弯截面系数</w:t>
      </w:r>
    </w:p>
    <w:p w14:paraId="497127D5" w14:textId="336BF4B5" w:rsidR="00F3174A" w:rsidRDefault="00AB4B4F" w:rsidP="00F3174A">
      <w:pPr>
        <w:rPr>
          <w:b/>
          <w:bCs/>
          <w:szCs w:val="21"/>
        </w:rPr>
      </w:pPr>
      <w:r w:rsidRPr="00AB4B4F">
        <w:rPr>
          <w:b/>
          <w:bCs/>
          <w:noProof/>
          <w:szCs w:val="21"/>
        </w:rPr>
        <w:drawing>
          <wp:anchor distT="0" distB="0" distL="114300" distR="114300" simplePos="0" relativeHeight="251658343" behindDoc="0" locked="0" layoutInCell="1" allowOverlap="1" wp14:anchorId="4D891B2E" wp14:editId="6EB0E5E5">
            <wp:simplePos x="0" y="0"/>
            <wp:positionH relativeFrom="margin">
              <wp:align>left</wp:align>
            </wp:positionH>
            <wp:positionV relativeFrom="paragraph">
              <wp:posOffset>36087</wp:posOffset>
            </wp:positionV>
            <wp:extent cx="1940944" cy="233216"/>
            <wp:effectExtent l="0" t="0" r="2540" b="0"/>
            <wp:wrapNone/>
            <wp:docPr id="108514927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944" cy="233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F4C023" w14:textId="0CF87A3F" w:rsidR="00F3174A" w:rsidRDefault="00AB4B4F" w:rsidP="00F3174A">
      <w:pPr>
        <w:rPr>
          <w:b/>
          <w:bCs/>
          <w:szCs w:val="21"/>
        </w:rPr>
      </w:pPr>
      <w:r w:rsidRPr="00AB4B4F">
        <w:rPr>
          <w:b/>
          <w:bCs/>
          <w:noProof/>
          <w:szCs w:val="21"/>
        </w:rPr>
        <w:drawing>
          <wp:anchor distT="0" distB="0" distL="114300" distR="114300" simplePos="0" relativeHeight="251658344" behindDoc="0" locked="0" layoutInCell="1" allowOverlap="1" wp14:anchorId="3DE2A23B" wp14:editId="33768A72">
            <wp:simplePos x="0" y="0"/>
            <wp:positionH relativeFrom="margin">
              <wp:align>left</wp:align>
            </wp:positionH>
            <wp:positionV relativeFrom="paragraph">
              <wp:posOffset>62422</wp:posOffset>
            </wp:positionV>
            <wp:extent cx="3588589" cy="506567"/>
            <wp:effectExtent l="0" t="0" r="0" b="8255"/>
            <wp:wrapNone/>
            <wp:docPr id="156860260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589" cy="50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363BC" w14:textId="18443D83" w:rsidR="00F3174A" w:rsidRDefault="00F3174A" w:rsidP="00F3174A">
      <w:pPr>
        <w:rPr>
          <w:b/>
          <w:bCs/>
          <w:szCs w:val="21"/>
        </w:rPr>
      </w:pPr>
    </w:p>
    <w:p w14:paraId="68C56D7D" w14:textId="77777777" w:rsidR="00F3174A" w:rsidRDefault="00F3174A" w:rsidP="00F3174A">
      <w:pPr>
        <w:rPr>
          <w:b/>
          <w:bCs/>
          <w:szCs w:val="21"/>
        </w:rPr>
      </w:pPr>
    </w:p>
    <w:p w14:paraId="7DC457EF" w14:textId="75F51166" w:rsidR="00F3174A" w:rsidRDefault="003A2DAA" w:rsidP="00F3174A">
      <w:pPr>
        <w:rPr>
          <w:b/>
          <w:bCs/>
          <w:szCs w:val="21"/>
        </w:rPr>
      </w:pPr>
      <w:r w:rsidRPr="003A2DAA">
        <w:rPr>
          <w:b/>
          <w:bCs/>
          <w:szCs w:val="21"/>
        </w:rPr>
        <w:t>强度满足要求。</w:t>
      </w:r>
      <w:r w:rsidR="00C17639">
        <w:rPr>
          <w:rFonts w:hint="eastAsia"/>
          <w:b/>
          <w:bCs/>
          <w:szCs w:val="21"/>
        </w:rPr>
        <w:t>计算好结果如下</w:t>
      </w:r>
    </w:p>
    <w:p w14:paraId="58470DE0" w14:textId="299E4DA0" w:rsidR="00F3174A" w:rsidRDefault="00C17639" w:rsidP="00F3174A">
      <w:pPr>
        <w:rPr>
          <w:b/>
          <w:bCs/>
          <w:szCs w:val="21"/>
        </w:rPr>
      </w:pPr>
      <w:r w:rsidRPr="00C17639">
        <w:rPr>
          <w:b/>
          <w:bCs/>
          <w:noProof/>
          <w:szCs w:val="21"/>
        </w:rPr>
        <w:drawing>
          <wp:inline distT="0" distB="0" distL="0" distR="0" wp14:anchorId="65F0B378" wp14:editId="5E99B23F">
            <wp:extent cx="2182483" cy="1409444"/>
            <wp:effectExtent l="0" t="0" r="8890" b="635"/>
            <wp:docPr id="18248432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697" cy="141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35BCB" w14:textId="7BE0AF9B" w:rsidR="006E46FF" w:rsidRPr="00ED6032" w:rsidRDefault="006E46FF" w:rsidP="006E46FF">
      <w:pPr>
        <w:rPr>
          <w:b/>
          <w:bCs/>
          <w:sz w:val="30"/>
          <w:szCs w:val="30"/>
        </w:rPr>
      </w:pPr>
      <w:r w:rsidRPr="00ED6032">
        <w:rPr>
          <w:rFonts w:hint="eastAsia"/>
          <w:b/>
          <w:bCs/>
          <w:sz w:val="30"/>
          <w:szCs w:val="30"/>
        </w:rPr>
        <w:lastRenderedPageBreak/>
        <w:t>4.</w:t>
      </w:r>
      <w:r>
        <w:rPr>
          <w:rFonts w:hint="eastAsia"/>
          <w:b/>
          <w:bCs/>
          <w:sz w:val="30"/>
          <w:szCs w:val="30"/>
        </w:rPr>
        <w:t>2</w:t>
      </w:r>
      <w:r w:rsidRPr="00ED6032">
        <w:rPr>
          <w:rFonts w:hint="eastAsia"/>
          <w:b/>
          <w:bCs/>
          <w:sz w:val="30"/>
          <w:szCs w:val="30"/>
        </w:rPr>
        <w:t>高速级</w:t>
      </w:r>
      <w:r>
        <w:rPr>
          <w:rFonts w:hint="eastAsia"/>
          <w:b/>
          <w:bCs/>
          <w:sz w:val="30"/>
          <w:szCs w:val="30"/>
        </w:rPr>
        <w:t>小齿轮的</w:t>
      </w:r>
      <w:r w:rsidRPr="00ED6032">
        <w:rPr>
          <w:rFonts w:hint="eastAsia"/>
          <w:b/>
          <w:bCs/>
          <w:sz w:val="30"/>
          <w:szCs w:val="30"/>
        </w:rPr>
        <w:t>设计</w:t>
      </w:r>
    </w:p>
    <w:p w14:paraId="28A82625" w14:textId="51952F8A" w:rsidR="00F3174A" w:rsidRDefault="00940BB8" w:rsidP="00F3174A">
      <w:pPr>
        <w:rPr>
          <w:b/>
          <w:bCs/>
          <w:szCs w:val="21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49" behindDoc="0" locked="0" layoutInCell="1" allowOverlap="1" wp14:anchorId="349909FD" wp14:editId="004A53F1">
                <wp:simplePos x="0" y="0"/>
                <wp:positionH relativeFrom="column">
                  <wp:posOffset>431321</wp:posOffset>
                </wp:positionH>
                <wp:positionV relativeFrom="paragraph">
                  <wp:posOffset>325216</wp:posOffset>
                </wp:positionV>
                <wp:extent cx="215900" cy="279400"/>
                <wp:effectExtent l="0" t="0" r="0" b="6350"/>
                <wp:wrapNone/>
                <wp:docPr id="124664625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69AC21" w14:textId="19233A38" w:rsidR="00940BB8" w:rsidRDefault="00940BB8" w:rsidP="00940BB8"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909FD" id="_x0000_s1034" type="#_x0000_t202" style="position:absolute;left:0;text-align:left;margin-left:33.95pt;margin-top:25.6pt;width:17pt;height:22pt;z-index:2516583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" fillcolor="white [3201]" stroked="f" strokeweight=".5pt">
                <v:textbox>
                  <w:txbxContent>
                    <w:p w14:paraId="7869AC21" w14:textId="19233A38" w:rsidR="00940BB8" w:rsidRDefault="00940BB8" w:rsidP="00940BB8">
                      <w:r>
                        <w:rPr>
                          <w:rFonts w:hint="eastAsia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48" behindDoc="0" locked="0" layoutInCell="1" allowOverlap="1" wp14:anchorId="511E7F2A" wp14:editId="0FE4629A">
                <wp:simplePos x="0" y="0"/>
                <wp:positionH relativeFrom="column">
                  <wp:posOffset>1190445</wp:posOffset>
                </wp:positionH>
                <wp:positionV relativeFrom="paragraph">
                  <wp:posOffset>342469</wp:posOffset>
                </wp:positionV>
                <wp:extent cx="215900" cy="279400"/>
                <wp:effectExtent l="0" t="0" r="0" b="6350"/>
                <wp:wrapNone/>
                <wp:docPr id="80891265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ED6D71" w14:textId="397C63DC" w:rsidR="00940BB8" w:rsidRDefault="00940BB8" w:rsidP="00940BB8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E7F2A" id="_x0000_s1035" type="#_x0000_t202" style="position:absolute;left:0;text-align:left;margin-left:93.75pt;margin-top:26.95pt;width:17pt;height:22pt;z-index:2516583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" fillcolor="white [3201]" stroked="f" strokeweight=".5pt">
                <v:textbox>
                  <w:txbxContent>
                    <w:p w14:paraId="4FED6D71" w14:textId="397C63DC" w:rsidR="00940BB8" w:rsidRDefault="00940BB8" w:rsidP="00940BB8">
                      <w:r>
                        <w:rPr>
                          <w:rFonts w:hint="eastAsi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47" behindDoc="0" locked="0" layoutInCell="1" allowOverlap="1" wp14:anchorId="49941717" wp14:editId="1408F727">
                <wp:simplePos x="0" y="0"/>
                <wp:positionH relativeFrom="column">
                  <wp:posOffset>2182483</wp:posOffset>
                </wp:positionH>
                <wp:positionV relativeFrom="paragraph">
                  <wp:posOffset>376974</wp:posOffset>
                </wp:positionV>
                <wp:extent cx="215900" cy="279400"/>
                <wp:effectExtent l="0" t="0" r="0" b="6350"/>
                <wp:wrapNone/>
                <wp:docPr id="44083227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2FAE00" w14:textId="1300EEE9" w:rsidR="00940BB8" w:rsidRDefault="00940BB8" w:rsidP="00940BB8"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41717" id="_x0000_s1036" type="#_x0000_t202" style="position:absolute;left:0;text-align:left;margin-left:171.85pt;margin-top:29.7pt;width:17pt;height:22pt;z-index:2516583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" fillcolor="white [3201]" stroked="f" strokeweight=".5pt">
                <v:textbox>
                  <w:txbxContent>
                    <w:p w14:paraId="592FAE00" w14:textId="1300EEE9" w:rsidR="00940BB8" w:rsidRDefault="00940BB8" w:rsidP="00940BB8"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46" behindDoc="0" locked="0" layoutInCell="1" allowOverlap="1" wp14:anchorId="3B75458C" wp14:editId="4A4A0579">
                <wp:simplePos x="0" y="0"/>
                <wp:positionH relativeFrom="column">
                  <wp:posOffset>3243532</wp:posOffset>
                </wp:positionH>
                <wp:positionV relativeFrom="paragraph">
                  <wp:posOffset>342469</wp:posOffset>
                </wp:positionV>
                <wp:extent cx="215900" cy="279400"/>
                <wp:effectExtent l="0" t="0" r="0" b="6350"/>
                <wp:wrapNone/>
                <wp:docPr id="1134350599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E5ED93" w14:textId="329B3B80" w:rsidR="00940BB8" w:rsidRDefault="00940BB8" w:rsidP="00940BB8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5458C" id="_x0000_s1037" type="#_x0000_t202" style="position:absolute;left:0;text-align:left;margin-left:255.4pt;margin-top:26.95pt;width:17pt;height:22pt;z-index:2516583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" fillcolor="white [3201]" stroked="f" strokeweight=".5pt">
                <v:textbox>
                  <w:txbxContent>
                    <w:p w14:paraId="11E5ED93" w14:textId="329B3B80" w:rsidR="00940BB8" w:rsidRDefault="00940BB8" w:rsidP="00940BB8"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45" behindDoc="0" locked="0" layoutInCell="1" allowOverlap="1" wp14:anchorId="4182DB47" wp14:editId="79B5574D">
                <wp:simplePos x="0" y="0"/>
                <wp:positionH relativeFrom="column">
                  <wp:posOffset>4235569</wp:posOffset>
                </wp:positionH>
                <wp:positionV relativeFrom="paragraph">
                  <wp:posOffset>324353</wp:posOffset>
                </wp:positionV>
                <wp:extent cx="215900" cy="279400"/>
                <wp:effectExtent l="0" t="0" r="0" b="6350"/>
                <wp:wrapNone/>
                <wp:docPr id="95409592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F59EBB" w14:textId="77777777" w:rsidR="00940BB8" w:rsidRDefault="00940BB8" w:rsidP="00940BB8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2DB47" id="_x0000_s1038" type="#_x0000_t202" style="position:absolute;left:0;text-align:left;margin-left:333.5pt;margin-top:25.55pt;width:17pt;height:22pt;z-index:2516583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" fillcolor="white [3201]" stroked="f" strokeweight=".5pt">
                <v:textbox>
                  <w:txbxContent>
                    <w:p w14:paraId="40F59EBB" w14:textId="77777777" w:rsidR="00940BB8" w:rsidRDefault="00940BB8" w:rsidP="00940BB8"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940BB8">
        <w:rPr>
          <w:b/>
          <w:bCs/>
          <w:noProof/>
          <w:szCs w:val="21"/>
        </w:rPr>
        <w:drawing>
          <wp:inline distT="0" distB="0" distL="0" distR="0" wp14:anchorId="48827C3B" wp14:editId="6F5A8880">
            <wp:extent cx="5274310" cy="851535"/>
            <wp:effectExtent l="0" t="0" r="2540" b="5715"/>
            <wp:docPr id="60060417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A1D65" w14:textId="0EE8F2BF" w:rsidR="00940BB8" w:rsidRDefault="00940BB8" w:rsidP="00940BB8">
      <w:pPr>
        <w:rPr>
          <w:b/>
          <w:bCs/>
          <w:sz w:val="28"/>
          <w:szCs w:val="28"/>
        </w:rPr>
      </w:pPr>
      <w:bookmarkStart w:id="18" w:name="OLE_LINK18"/>
      <w:r w:rsidRPr="00EB129C">
        <w:rPr>
          <w:rFonts w:hint="eastAsia"/>
          <w:b/>
          <w:bCs/>
          <w:sz w:val="28"/>
          <w:szCs w:val="28"/>
        </w:rPr>
        <w:t>4.</w:t>
      </w:r>
      <w:r>
        <w:rPr>
          <w:rFonts w:hint="eastAsia"/>
          <w:b/>
          <w:bCs/>
          <w:sz w:val="28"/>
          <w:szCs w:val="28"/>
        </w:rPr>
        <w:t>2</w:t>
      </w:r>
      <w:r w:rsidRPr="00EB129C">
        <w:rPr>
          <w:rFonts w:hint="eastAsia"/>
          <w:b/>
          <w:bCs/>
          <w:sz w:val="28"/>
          <w:szCs w:val="28"/>
        </w:rPr>
        <w:t>.1</w:t>
      </w:r>
      <w:r>
        <w:rPr>
          <w:rFonts w:hint="eastAsia"/>
          <w:b/>
          <w:bCs/>
          <w:sz w:val="28"/>
          <w:szCs w:val="28"/>
        </w:rPr>
        <w:t>一区的设计</w:t>
      </w:r>
    </w:p>
    <w:bookmarkEnd w:id="18"/>
    <w:p w14:paraId="3036615E" w14:textId="77777777" w:rsidR="001701B7" w:rsidRDefault="0021730E" w:rsidP="00940BB8">
      <w:pPr>
        <w:rPr>
          <w:szCs w:val="21"/>
        </w:rPr>
      </w:pPr>
      <w:r w:rsidRPr="004830CA">
        <w:rPr>
          <w:rFonts w:hint="eastAsia"/>
          <w:szCs w:val="21"/>
        </w:rPr>
        <w:t>一区为卡簧和连接轴承的地区根据</w:t>
      </w:r>
      <w:r>
        <w:rPr>
          <w:rFonts w:hint="eastAsia"/>
          <w:szCs w:val="21"/>
        </w:rPr>
        <w:t>二</w:t>
      </w:r>
      <w:r w:rsidRPr="004830CA">
        <w:rPr>
          <w:rFonts w:hint="eastAsia"/>
          <w:szCs w:val="21"/>
        </w:rPr>
        <w:t>区的粗细设计</w:t>
      </w:r>
      <w:r>
        <w:rPr>
          <w:rFonts w:hint="eastAsia"/>
          <w:szCs w:val="21"/>
        </w:rPr>
        <w:t>二区的齿轮公称直径为</w:t>
      </w:r>
      <w:r w:rsidR="005C0828">
        <w:rPr>
          <w:rFonts w:hint="eastAsia"/>
          <w:szCs w:val="21"/>
        </w:rPr>
        <w:t>25mm</w:t>
      </w:r>
      <w:r w:rsidR="005C0828">
        <w:rPr>
          <w:rFonts w:hint="eastAsia"/>
          <w:szCs w:val="21"/>
        </w:rPr>
        <w:t>所以留给</w:t>
      </w:r>
      <w:r w:rsidR="005C0828">
        <w:rPr>
          <w:rFonts w:hint="eastAsia"/>
          <w:szCs w:val="21"/>
        </w:rPr>
        <w:t>1</w:t>
      </w:r>
      <w:r w:rsidR="005C0828">
        <w:rPr>
          <w:rFonts w:hint="eastAsia"/>
          <w:szCs w:val="21"/>
        </w:rPr>
        <w:t>区的</w:t>
      </w:r>
      <w:r w:rsidR="00D53A58">
        <w:rPr>
          <w:rFonts w:hint="eastAsia"/>
          <w:szCs w:val="21"/>
        </w:rPr>
        <w:t>直径只有</w:t>
      </w:r>
      <w:r w:rsidR="00D53A58">
        <w:rPr>
          <w:rFonts w:hint="eastAsia"/>
          <w:szCs w:val="21"/>
        </w:rPr>
        <w:t>12mm</w:t>
      </w:r>
      <w:r w:rsidR="00D53A58">
        <w:rPr>
          <w:rFonts w:hint="eastAsia"/>
          <w:szCs w:val="21"/>
        </w:rPr>
        <w:t>，轴承依据</w:t>
      </w:r>
      <w:r w:rsidR="00D53A58">
        <w:rPr>
          <w:rFonts w:hint="eastAsia"/>
          <w:szCs w:val="21"/>
        </w:rPr>
        <w:t>12mm</w:t>
      </w:r>
      <w:r w:rsidR="00D53A58">
        <w:rPr>
          <w:rFonts w:hint="eastAsia"/>
          <w:szCs w:val="21"/>
        </w:rPr>
        <w:t>的内径选用</w:t>
      </w:r>
      <w:r w:rsidR="00111B50">
        <w:rPr>
          <w:rFonts w:hint="eastAsia"/>
          <w:szCs w:val="21"/>
        </w:rPr>
        <w:t>6201</w:t>
      </w:r>
      <w:r w:rsidR="00111B50">
        <w:rPr>
          <w:rFonts w:hint="eastAsia"/>
          <w:szCs w:val="21"/>
        </w:rPr>
        <w:t>开式深沟球轴承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"/>
        <w:gridCol w:w="1444"/>
        <w:gridCol w:w="1119"/>
        <w:gridCol w:w="1117"/>
        <w:gridCol w:w="1154"/>
        <w:gridCol w:w="1280"/>
        <w:gridCol w:w="1314"/>
      </w:tblGrid>
      <w:tr w:rsidR="001701B7" w:rsidRPr="001701B7" w14:paraId="2D9E244E" w14:textId="77777777" w:rsidTr="001701B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E809C6" w14:textId="77777777" w:rsidR="001701B7" w:rsidRPr="001701B7" w:rsidRDefault="001701B7" w:rsidP="001701B7">
            <w:pPr>
              <w:rPr>
                <w:szCs w:val="21"/>
              </w:rPr>
            </w:pPr>
            <w:r w:rsidRPr="001701B7">
              <w:rPr>
                <w:szCs w:val="21"/>
              </w:rPr>
              <w:t>轴承类型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CBAB26" w14:textId="77777777" w:rsidR="001701B7" w:rsidRPr="001701B7" w:rsidRDefault="001701B7" w:rsidP="001701B7">
            <w:pPr>
              <w:rPr>
                <w:szCs w:val="21"/>
              </w:rPr>
            </w:pPr>
            <w:r w:rsidRPr="001701B7">
              <w:rPr>
                <w:szCs w:val="21"/>
              </w:rPr>
              <w:t>型号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71AFD1" w14:textId="77777777" w:rsidR="001701B7" w:rsidRPr="001701B7" w:rsidRDefault="001701B7" w:rsidP="001701B7">
            <w:pPr>
              <w:rPr>
                <w:szCs w:val="21"/>
              </w:rPr>
            </w:pPr>
            <w:r w:rsidRPr="001701B7">
              <w:rPr>
                <w:szCs w:val="21"/>
              </w:rPr>
              <w:t>外径</w:t>
            </w:r>
            <w:r w:rsidRPr="001701B7">
              <w:rPr>
                <w:szCs w:val="21"/>
              </w:rPr>
              <w:t xml:space="preserve"> D (mm)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72A4B0" w14:textId="77777777" w:rsidR="001701B7" w:rsidRPr="001701B7" w:rsidRDefault="001701B7" w:rsidP="001701B7">
            <w:pPr>
              <w:rPr>
                <w:szCs w:val="21"/>
              </w:rPr>
            </w:pPr>
            <w:r w:rsidRPr="001701B7">
              <w:rPr>
                <w:szCs w:val="21"/>
              </w:rPr>
              <w:t>宽度</w:t>
            </w:r>
            <w:r w:rsidRPr="001701B7">
              <w:rPr>
                <w:szCs w:val="21"/>
              </w:rPr>
              <w:t xml:space="preserve"> B (mm)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24E3E2" w14:textId="77777777" w:rsidR="001701B7" w:rsidRPr="001701B7" w:rsidRDefault="001701B7" w:rsidP="001701B7">
            <w:pPr>
              <w:rPr>
                <w:szCs w:val="21"/>
              </w:rPr>
            </w:pPr>
            <w:r w:rsidRPr="001701B7">
              <w:rPr>
                <w:szCs w:val="21"/>
              </w:rPr>
              <w:t>额定动载荷</w:t>
            </w:r>
            <w:r w:rsidRPr="001701B7">
              <w:rPr>
                <w:szCs w:val="21"/>
              </w:rPr>
              <w:t xml:space="preserve"> Cr (</w:t>
            </w:r>
            <w:proofErr w:type="spellStart"/>
            <w:r w:rsidRPr="001701B7">
              <w:rPr>
                <w:szCs w:val="21"/>
              </w:rPr>
              <w:t>kN</w:t>
            </w:r>
            <w:proofErr w:type="spellEnd"/>
            <w:r w:rsidRPr="001701B7">
              <w:rPr>
                <w:szCs w:val="21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4716D1" w14:textId="77777777" w:rsidR="001701B7" w:rsidRPr="001701B7" w:rsidRDefault="001701B7" w:rsidP="001701B7">
            <w:pPr>
              <w:rPr>
                <w:szCs w:val="21"/>
              </w:rPr>
            </w:pPr>
            <w:r w:rsidRPr="001701B7">
              <w:rPr>
                <w:szCs w:val="21"/>
              </w:rPr>
              <w:t>极限转速</w:t>
            </w:r>
            <w:r w:rsidRPr="001701B7">
              <w:rPr>
                <w:szCs w:val="21"/>
              </w:rPr>
              <w:t xml:space="preserve"> (r/min)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430EDE" w14:textId="77777777" w:rsidR="001701B7" w:rsidRPr="001701B7" w:rsidRDefault="001701B7" w:rsidP="001701B7">
            <w:pPr>
              <w:rPr>
                <w:szCs w:val="21"/>
              </w:rPr>
            </w:pPr>
            <w:r w:rsidRPr="001701B7">
              <w:rPr>
                <w:szCs w:val="21"/>
              </w:rPr>
              <w:t>适配场景</w:t>
            </w:r>
          </w:p>
        </w:tc>
      </w:tr>
      <w:tr w:rsidR="001701B7" w:rsidRPr="001701B7" w14:paraId="597A2D52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421BFB" w14:textId="77777777" w:rsidR="001701B7" w:rsidRPr="001701B7" w:rsidRDefault="001701B7" w:rsidP="001701B7">
            <w:pPr>
              <w:rPr>
                <w:szCs w:val="21"/>
              </w:rPr>
            </w:pPr>
            <w:r w:rsidRPr="001701B7">
              <w:rPr>
                <w:szCs w:val="21"/>
              </w:rPr>
              <w:t>深沟球轴承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3834F0" w14:textId="77777777" w:rsidR="001701B7" w:rsidRPr="001701B7" w:rsidRDefault="001701B7" w:rsidP="001701B7">
            <w:pPr>
              <w:rPr>
                <w:szCs w:val="21"/>
              </w:rPr>
            </w:pPr>
            <w:r w:rsidRPr="001701B7">
              <w:rPr>
                <w:szCs w:val="21"/>
              </w:rPr>
              <w:t>6201 (</w:t>
            </w:r>
            <w:r w:rsidRPr="001701B7">
              <w:rPr>
                <w:szCs w:val="21"/>
              </w:rPr>
              <w:t>开式</w:t>
            </w:r>
            <w:r w:rsidRPr="001701B7">
              <w:rPr>
                <w:szCs w:val="21"/>
              </w:rPr>
              <w:t xml:space="preserve"> / 2Z/2RS)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53C357" w14:textId="77777777" w:rsidR="001701B7" w:rsidRPr="001701B7" w:rsidRDefault="001701B7" w:rsidP="001701B7">
            <w:pPr>
              <w:rPr>
                <w:szCs w:val="21"/>
              </w:rPr>
            </w:pPr>
            <w:r w:rsidRPr="001701B7">
              <w:rPr>
                <w:szCs w:val="21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79A685" w14:textId="77777777" w:rsidR="001701B7" w:rsidRPr="001701B7" w:rsidRDefault="001701B7" w:rsidP="001701B7">
            <w:pPr>
              <w:rPr>
                <w:szCs w:val="21"/>
              </w:rPr>
            </w:pPr>
            <w:r w:rsidRPr="001701B7">
              <w:rPr>
                <w:szCs w:val="21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F5DB7C" w14:textId="77777777" w:rsidR="001701B7" w:rsidRPr="001701B7" w:rsidRDefault="001701B7" w:rsidP="001701B7">
            <w:pPr>
              <w:rPr>
                <w:szCs w:val="21"/>
              </w:rPr>
            </w:pPr>
            <w:r w:rsidRPr="001701B7">
              <w:rPr>
                <w:szCs w:val="21"/>
              </w:rPr>
              <w:t>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F21377" w14:textId="77777777" w:rsidR="001701B7" w:rsidRPr="001701B7" w:rsidRDefault="001701B7" w:rsidP="001701B7">
            <w:pPr>
              <w:rPr>
                <w:szCs w:val="21"/>
              </w:rPr>
            </w:pPr>
            <w:r w:rsidRPr="001701B7">
              <w:rPr>
                <w:szCs w:val="21"/>
              </w:rPr>
              <w:t>脂润滑</w:t>
            </w:r>
            <w:r w:rsidRPr="001701B7">
              <w:rPr>
                <w:szCs w:val="21"/>
              </w:rPr>
              <w:t xml:space="preserve"> 17000</w:t>
            </w:r>
          </w:p>
          <w:p w14:paraId="17E199F8" w14:textId="77777777" w:rsidR="001701B7" w:rsidRPr="001701B7" w:rsidRDefault="001701B7" w:rsidP="001701B7">
            <w:pPr>
              <w:rPr>
                <w:szCs w:val="21"/>
              </w:rPr>
            </w:pPr>
            <w:r w:rsidRPr="001701B7">
              <w:rPr>
                <w:szCs w:val="21"/>
              </w:rPr>
              <w:t>油润滑</w:t>
            </w:r>
            <w:r w:rsidRPr="001701B7">
              <w:rPr>
                <w:szCs w:val="21"/>
              </w:rPr>
              <w:t xml:space="preserve"> 22000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DC7B7C" w14:textId="77777777" w:rsidR="001701B7" w:rsidRPr="001701B7" w:rsidRDefault="001701B7" w:rsidP="001701B7">
            <w:pPr>
              <w:rPr>
                <w:szCs w:val="21"/>
              </w:rPr>
            </w:pPr>
            <w:r w:rsidRPr="001701B7">
              <w:rPr>
                <w:szCs w:val="21"/>
              </w:rPr>
              <w:t>通用中载、小型减速器、风机</w:t>
            </w:r>
          </w:p>
        </w:tc>
      </w:tr>
    </w:tbl>
    <w:p w14:paraId="57D028C2" w14:textId="0F18D346" w:rsidR="00940BB8" w:rsidRPr="001701B7" w:rsidRDefault="0091406A" w:rsidP="00940BB8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于此同时卡簧保留</w:t>
      </w:r>
      <w:r w:rsidR="00B6309D">
        <w:rPr>
          <w:rFonts w:hint="eastAsia"/>
          <w:b/>
          <w:bCs/>
          <w:szCs w:val="21"/>
        </w:rPr>
        <w:t>4mm</w:t>
      </w:r>
      <w:r w:rsidR="00B6309D">
        <w:rPr>
          <w:rFonts w:hint="eastAsia"/>
          <w:b/>
          <w:bCs/>
          <w:szCs w:val="21"/>
        </w:rPr>
        <w:t>的空间。选用</w:t>
      </w:r>
      <w:r w:rsidR="00B6309D" w:rsidRPr="00B6309D">
        <w:rPr>
          <w:b/>
          <w:bCs/>
          <w:szCs w:val="21"/>
        </w:rPr>
        <w:t>GB/T 894.1</w:t>
      </w:r>
      <w:r w:rsidR="00B6309D" w:rsidRPr="00B6309D">
        <w:rPr>
          <w:b/>
          <w:bCs/>
          <w:szCs w:val="21"/>
        </w:rPr>
        <w:noBreakHyphen/>
        <w:t>12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0"/>
        <w:gridCol w:w="3256"/>
        <w:gridCol w:w="3010"/>
      </w:tblGrid>
      <w:tr w:rsidR="00B6309D" w:rsidRPr="00B6309D" w14:paraId="4DB2917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692686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>项目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F7B4E1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>数值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E2D92E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>说明</w:t>
            </w:r>
          </w:p>
        </w:tc>
      </w:tr>
      <w:tr w:rsidR="00B6309D" w:rsidRPr="00B6309D" w14:paraId="1F04F17B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82DD84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>卡簧型号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78EAA4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>GB/T 894.1</w:t>
            </w:r>
            <w:r w:rsidRPr="00B6309D">
              <w:rPr>
                <w:szCs w:val="21"/>
              </w:rPr>
              <w:noBreakHyphen/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CE7FAD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>适配</w:t>
            </w:r>
            <w:r w:rsidRPr="00B6309D">
              <w:rPr>
                <w:szCs w:val="21"/>
              </w:rPr>
              <w:t xml:space="preserve"> 12mm </w:t>
            </w:r>
            <w:r w:rsidRPr="00B6309D">
              <w:rPr>
                <w:szCs w:val="21"/>
              </w:rPr>
              <w:t>轴径</w:t>
            </w:r>
          </w:p>
        </w:tc>
      </w:tr>
      <w:tr w:rsidR="00B6309D" w:rsidRPr="00B6309D" w14:paraId="2CB465C3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BB0C929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>卡簧厚度</w:t>
            </w:r>
            <w:r w:rsidRPr="00B6309D">
              <w:rPr>
                <w:szCs w:val="21"/>
              </w:rPr>
              <w:t xml:space="preserve"> 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21FCB0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E7E11F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>标准厚度</w:t>
            </w:r>
          </w:p>
        </w:tc>
      </w:tr>
      <w:tr w:rsidR="00B6309D" w:rsidRPr="00B6309D" w14:paraId="0C87E74B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B0BB4A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>轴槽直径</w:t>
            </w:r>
            <w:r w:rsidRPr="00B6309D">
              <w:rPr>
                <w:szCs w:val="21"/>
              </w:rPr>
              <w:t xml:space="preserve"> d₃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0DCA5E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>12.5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1952BC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>槽底直径</w:t>
            </w:r>
          </w:p>
        </w:tc>
      </w:tr>
      <w:tr w:rsidR="00B6309D" w:rsidRPr="00B6309D" w14:paraId="5DF7454A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C0D86D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>轴槽宽度</w:t>
            </w:r>
            <w:r w:rsidRPr="00B6309D">
              <w:rPr>
                <w:szCs w:val="21"/>
              </w:rPr>
              <w:t xml:space="preserve"> 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3B9F93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6572F0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>略大于卡簧厚度，便于安装</w:t>
            </w:r>
          </w:p>
        </w:tc>
      </w:tr>
      <w:tr w:rsidR="00B6309D" w:rsidRPr="00B6309D" w14:paraId="686451B4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2A1B7F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>卡簧自由内径</w:t>
            </w:r>
            <w:r w:rsidRPr="00B6309D">
              <w:rPr>
                <w:szCs w:val="21"/>
              </w:rPr>
              <w:t xml:space="preserve"> d₁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6DBB64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>11.5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BAC6AB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>安装时需用卡簧钳扩张</w:t>
            </w:r>
          </w:p>
        </w:tc>
      </w:tr>
      <w:tr w:rsidR="00B6309D" w:rsidRPr="00B6309D" w14:paraId="19474BF2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9F6072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>卡簧材料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43F17E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>65Mn</w:t>
            </w:r>
            <w:r w:rsidRPr="00B6309D">
              <w:rPr>
                <w:szCs w:val="21"/>
              </w:rPr>
              <w:t>（碳钢）</w:t>
            </w:r>
            <w:r w:rsidRPr="00B6309D">
              <w:rPr>
                <w:szCs w:val="21"/>
              </w:rPr>
              <w:t>/304</w:t>
            </w:r>
            <w:r w:rsidRPr="00B6309D">
              <w:rPr>
                <w:szCs w:val="21"/>
              </w:rPr>
              <w:t>（不锈钢）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94672F" w14:textId="77777777" w:rsidR="00B6309D" w:rsidRPr="00B6309D" w:rsidRDefault="00B6309D" w:rsidP="00B6309D">
            <w:pPr>
              <w:rPr>
                <w:szCs w:val="21"/>
              </w:rPr>
            </w:pPr>
            <w:r w:rsidRPr="00B6309D">
              <w:rPr>
                <w:szCs w:val="21"/>
              </w:rPr>
              <w:t xml:space="preserve">65Mn </w:t>
            </w:r>
            <w:r w:rsidRPr="00B6309D">
              <w:rPr>
                <w:szCs w:val="21"/>
              </w:rPr>
              <w:t>弹性好，</w:t>
            </w:r>
            <w:r w:rsidRPr="00B6309D">
              <w:rPr>
                <w:szCs w:val="21"/>
              </w:rPr>
              <w:t xml:space="preserve">304 </w:t>
            </w:r>
            <w:r w:rsidRPr="00B6309D">
              <w:rPr>
                <w:szCs w:val="21"/>
              </w:rPr>
              <w:t>耐腐蚀</w:t>
            </w:r>
          </w:p>
        </w:tc>
      </w:tr>
    </w:tbl>
    <w:p w14:paraId="7958153A" w14:textId="64E1920A" w:rsidR="00940BB8" w:rsidRPr="00851191" w:rsidRDefault="00B6309D" w:rsidP="00940BB8">
      <w:pPr>
        <w:rPr>
          <w:szCs w:val="21"/>
        </w:rPr>
      </w:pPr>
      <w:r w:rsidRPr="00851191">
        <w:rPr>
          <w:rFonts w:hint="eastAsia"/>
          <w:szCs w:val="21"/>
        </w:rPr>
        <w:t>3mm</w:t>
      </w:r>
      <w:r w:rsidRPr="00851191">
        <w:rPr>
          <w:rFonts w:hint="eastAsia"/>
          <w:szCs w:val="21"/>
        </w:rPr>
        <w:t>空间用于齿轮间隙，</w:t>
      </w:r>
      <w:r w:rsidR="008517EB" w:rsidRPr="00851191">
        <w:rPr>
          <w:rFonts w:hint="eastAsia"/>
          <w:szCs w:val="21"/>
        </w:rPr>
        <w:t>38mm</w:t>
      </w:r>
      <w:r w:rsidR="008517EB" w:rsidRPr="00851191">
        <w:rPr>
          <w:rFonts w:hint="eastAsia"/>
          <w:szCs w:val="21"/>
        </w:rPr>
        <w:t>空间使用轴套（</w:t>
      </w:r>
      <w:r w:rsidR="008517EB" w:rsidRPr="00851191">
        <w:rPr>
          <w:rFonts w:hint="eastAsia"/>
          <w:szCs w:val="21"/>
        </w:rPr>
        <w:t>15mm</w:t>
      </w:r>
      <w:r w:rsidR="008517EB" w:rsidRPr="00851191">
        <w:rPr>
          <w:rFonts w:hint="eastAsia"/>
          <w:szCs w:val="21"/>
        </w:rPr>
        <w:t>对接轴承</w:t>
      </w:r>
      <w:r w:rsidR="00B14DD5" w:rsidRPr="00851191">
        <w:rPr>
          <w:rFonts w:hint="eastAsia"/>
          <w:szCs w:val="21"/>
        </w:rPr>
        <w:t>直径</w:t>
      </w:r>
      <w:r w:rsidR="00B14DD5" w:rsidRPr="00851191">
        <w:rPr>
          <w:rFonts w:hint="eastAsia"/>
          <w:szCs w:val="21"/>
        </w:rPr>
        <w:t>14mm</w:t>
      </w:r>
      <w:r w:rsidR="00B14DD5" w:rsidRPr="00851191">
        <w:rPr>
          <w:rFonts w:hint="eastAsia"/>
          <w:szCs w:val="21"/>
        </w:rPr>
        <w:t>，</w:t>
      </w:r>
      <w:r w:rsidR="00AE65DF" w:rsidRPr="00851191">
        <w:rPr>
          <w:rFonts w:hint="eastAsia"/>
          <w:szCs w:val="21"/>
        </w:rPr>
        <w:t>23</w:t>
      </w:r>
      <w:r w:rsidR="00B14DD5" w:rsidRPr="00851191">
        <w:rPr>
          <w:rFonts w:hint="eastAsia"/>
          <w:szCs w:val="21"/>
        </w:rPr>
        <w:t>mm</w:t>
      </w:r>
      <w:r w:rsidR="00B14DD5" w:rsidRPr="00851191">
        <w:rPr>
          <w:rFonts w:hint="eastAsia"/>
          <w:szCs w:val="21"/>
        </w:rPr>
        <w:t>用于对接齿轮</w:t>
      </w:r>
      <w:r w:rsidR="00AE65DF" w:rsidRPr="00851191">
        <w:rPr>
          <w:rFonts w:hint="eastAsia"/>
          <w:szCs w:val="21"/>
        </w:rPr>
        <w:t>直径</w:t>
      </w:r>
      <w:r w:rsidR="00AE65DF" w:rsidRPr="00851191">
        <w:rPr>
          <w:rFonts w:hint="eastAsia"/>
          <w:szCs w:val="21"/>
        </w:rPr>
        <w:t>20mm</w:t>
      </w:r>
      <w:r w:rsidR="008517EB" w:rsidRPr="00851191">
        <w:rPr>
          <w:rFonts w:hint="eastAsia"/>
          <w:szCs w:val="21"/>
        </w:rPr>
        <w:t>）</w:t>
      </w:r>
      <w:r w:rsidR="00AE65DF" w:rsidRPr="00851191">
        <w:rPr>
          <w:rFonts w:hint="eastAsia"/>
          <w:szCs w:val="21"/>
        </w:rPr>
        <w:t>一区的总长为</w:t>
      </w:r>
      <w:r w:rsidR="00AE65DF" w:rsidRPr="00851191">
        <w:rPr>
          <w:rFonts w:hint="eastAsia"/>
          <w:szCs w:val="21"/>
        </w:rPr>
        <w:t>3mm+38mm+10+4=</w:t>
      </w:r>
      <w:r w:rsidR="001106F9" w:rsidRPr="00851191">
        <w:rPr>
          <w:rFonts w:hint="eastAsia"/>
          <w:szCs w:val="21"/>
        </w:rPr>
        <w:t>55mm</w:t>
      </w:r>
    </w:p>
    <w:tbl>
      <w:tblPr>
        <w:tblpPr w:leftFromText="180" w:rightFromText="180" w:vertAnchor="page" w:horzAnchor="margin" w:tblpY="14482"/>
        <w:tblW w:w="8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8"/>
      </w:tblGrid>
      <w:tr w:rsidR="001106F9" w14:paraId="7F109C4D" w14:textId="77777777" w:rsidTr="001106F9">
        <w:trPr>
          <w:cantSplit/>
          <w:trHeight w:val="1202"/>
        </w:trPr>
        <w:tc>
          <w:tcPr>
            <w:tcW w:w="8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5A08" w14:textId="77777777" w:rsidR="001106F9" w:rsidRPr="00AE28F7" w:rsidRDefault="001106F9" w:rsidP="001106F9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36B2A92B" w14:textId="5C1365B9" w:rsidR="001106F9" w:rsidRPr="008A2144" w:rsidRDefault="001106F9" w:rsidP="001106F9">
            <w:pPr>
              <w:rPr>
                <w:rFonts w:ascii="黑体" w:eastAsia="黑体"/>
                <w:szCs w:val="32"/>
              </w:rPr>
            </w:pPr>
            <w:r>
              <w:rPr>
                <w:rFonts w:ascii="黑体" w:eastAsia="黑体" w:hint="eastAsia"/>
                <w:szCs w:val="32"/>
              </w:rPr>
              <w:t>一区长度55mm</w:t>
            </w:r>
            <w:r w:rsidR="006C38AE">
              <w:rPr>
                <w:rFonts w:ascii="黑体" w:eastAsia="黑体" w:hint="eastAsia"/>
                <w:szCs w:val="32"/>
              </w:rPr>
              <w:t xml:space="preserve"> </w:t>
            </w:r>
            <w:r>
              <w:rPr>
                <w:rFonts w:ascii="黑体" w:eastAsia="黑体" w:hint="eastAsia"/>
                <w:szCs w:val="32"/>
              </w:rPr>
              <w:t>直径</w:t>
            </w:r>
            <w:r w:rsidR="006C38AE">
              <w:rPr>
                <w:rFonts w:ascii="黑体" w:eastAsia="黑体" w:hint="eastAsia"/>
                <w:szCs w:val="32"/>
              </w:rPr>
              <w:t>12mm 配备 15*14+23*20轴套</w:t>
            </w:r>
          </w:p>
        </w:tc>
      </w:tr>
    </w:tbl>
    <w:p w14:paraId="7783055B" w14:textId="71C5176F" w:rsidR="006C38AE" w:rsidRDefault="006C38AE" w:rsidP="006C38AE">
      <w:pPr>
        <w:rPr>
          <w:b/>
          <w:bCs/>
          <w:sz w:val="28"/>
          <w:szCs w:val="28"/>
        </w:rPr>
      </w:pPr>
      <w:r w:rsidRPr="00EB129C">
        <w:rPr>
          <w:rFonts w:hint="eastAsia"/>
          <w:b/>
          <w:bCs/>
          <w:sz w:val="28"/>
          <w:szCs w:val="28"/>
        </w:rPr>
        <w:lastRenderedPageBreak/>
        <w:t>4.</w:t>
      </w:r>
      <w:r>
        <w:rPr>
          <w:rFonts w:hint="eastAsia"/>
          <w:b/>
          <w:bCs/>
          <w:sz w:val="28"/>
          <w:szCs w:val="28"/>
        </w:rPr>
        <w:t>2</w:t>
      </w:r>
      <w:r w:rsidRPr="00EB129C">
        <w:rPr>
          <w:rFonts w:hint="eastAsia"/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>2</w:t>
      </w:r>
      <w:r>
        <w:rPr>
          <w:rFonts w:hint="eastAsia"/>
          <w:b/>
          <w:bCs/>
          <w:sz w:val="28"/>
          <w:szCs w:val="28"/>
        </w:rPr>
        <w:t>二区的设计</w:t>
      </w:r>
    </w:p>
    <w:p w14:paraId="7D6A4ABA" w14:textId="086697C0" w:rsidR="006C38AE" w:rsidRPr="00D121F3" w:rsidRDefault="006C38AE" w:rsidP="006C38AE">
      <w:pPr>
        <w:rPr>
          <w:szCs w:val="21"/>
        </w:rPr>
      </w:pPr>
      <w:r w:rsidRPr="00D121F3">
        <w:rPr>
          <w:rFonts w:hint="eastAsia"/>
          <w:szCs w:val="21"/>
        </w:rPr>
        <w:t>二区主要是连接为连接轴与齿轮的地区，主要计算键槽的大小和平键的选择</w:t>
      </w:r>
    </w:p>
    <w:p w14:paraId="75A96AD8" w14:textId="77777777" w:rsidR="00585632" w:rsidRPr="00585632" w:rsidRDefault="00585632" w:rsidP="00585632">
      <w:pPr>
        <w:rPr>
          <w:szCs w:val="21"/>
        </w:rPr>
      </w:pPr>
      <w:r w:rsidRPr="00585632">
        <w:rPr>
          <w:szCs w:val="21"/>
        </w:rPr>
        <w:t>一、已知条件</w:t>
      </w:r>
    </w:p>
    <w:p w14:paraId="7F74D0EF" w14:textId="6585A3E1" w:rsidR="00585632" w:rsidRPr="00585632" w:rsidRDefault="00585632" w:rsidP="00585632">
      <w:pPr>
        <w:numPr>
          <w:ilvl w:val="0"/>
          <w:numId w:val="11"/>
        </w:numPr>
        <w:rPr>
          <w:szCs w:val="21"/>
        </w:rPr>
      </w:pPr>
      <w:r w:rsidRPr="00585632">
        <w:rPr>
          <w:szCs w:val="21"/>
        </w:rPr>
        <w:t>轴的直径</w:t>
      </w:r>
      <w:r w:rsidRPr="00585632">
        <w:rPr>
          <w:szCs w:val="21"/>
        </w:rPr>
        <w:t> d = 16mm</w:t>
      </w:r>
    </w:p>
    <w:p w14:paraId="3F805364" w14:textId="46450F42" w:rsidR="00585632" w:rsidRPr="00585632" w:rsidRDefault="00585632" w:rsidP="00585632">
      <w:pPr>
        <w:numPr>
          <w:ilvl w:val="0"/>
          <w:numId w:val="11"/>
        </w:numPr>
        <w:rPr>
          <w:szCs w:val="21"/>
        </w:rPr>
      </w:pPr>
      <w:r w:rsidRPr="00585632">
        <w:rPr>
          <w:szCs w:val="21"/>
        </w:rPr>
        <w:t>小齿轮轮毂厚度</w:t>
      </w:r>
      <w:r w:rsidRPr="00585632">
        <w:rPr>
          <w:szCs w:val="21"/>
        </w:rPr>
        <w:t> B = 30mm</w:t>
      </w:r>
    </w:p>
    <w:p w14:paraId="217B0987" w14:textId="274F0A56" w:rsidR="00940BB8" w:rsidRPr="00D121F3" w:rsidRDefault="007E4A8F" w:rsidP="007E4A8F">
      <w:pPr>
        <w:pStyle w:val="af3"/>
        <w:numPr>
          <w:ilvl w:val="0"/>
          <w:numId w:val="11"/>
        </w:numPr>
        <w:ind w:firstLineChars="0"/>
        <w:rPr>
          <w:szCs w:val="21"/>
        </w:rPr>
      </w:pPr>
      <w:r w:rsidRPr="00D121F3">
        <w:rPr>
          <w:rFonts w:hint="eastAsia"/>
          <w:szCs w:val="21"/>
        </w:rPr>
        <w:t>传递转矩</w:t>
      </w:r>
      <w:r w:rsidRPr="00D121F3">
        <w:rPr>
          <w:rFonts w:hint="eastAsia"/>
          <w:szCs w:val="21"/>
        </w:rPr>
        <w:t> </w:t>
      </w:r>
      <w:r w:rsidR="00D121F3" w:rsidRPr="00D121F3">
        <w:rPr>
          <w:szCs w:val="21"/>
        </w:rPr>
        <w:t>T1=0.818*10^3N*mm</w:t>
      </w:r>
    </w:p>
    <w:p w14:paraId="1D603B1F" w14:textId="77777777" w:rsidR="00D121F3" w:rsidRPr="00D121F3" w:rsidRDefault="00D121F3" w:rsidP="00D121F3">
      <w:pPr>
        <w:rPr>
          <w:szCs w:val="21"/>
        </w:rPr>
      </w:pPr>
      <w:r w:rsidRPr="00D121F3">
        <w:rPr>
          <w:szCs w:val="21"/>
        </w:rPr>
        <w:t>二、平键选型（依据</w:t>
      </w:r>
      <w:r w:rsidRPr="00D121F3">
        <w:rPr>
          <w:szCs w:val="21"/>
        </w:rPr>
        <w:t xml:space="preserve"> GB/T 1095-2003</w:t>
      </w:r>
      <w:r w:rsidRPr="00D121F3">
        <w:rPr>
          <w:szCs w:val="21"/>
        </w:rPr>
        <w:t>）</w:t>
      </w:r>
    </w:p>
    <w:p w14:paraId="0FC8E8C9" w14:textId="42FF1B69" w:rsidR="00D121F3" w:rsidRPr="00D121F3" w:rsidRDefault="00D121F3" w:rsidP="00D121F3">
      <w:pPr>
        <w:rPr>
          <w:szCs w:val="21"/>
        </w:rPr>
      </w:pPr>
      <w:r w:rsidRPr="00D121F3">
        <w:rPr>
          <w:szCs w:val="21"/>
        </w:rPr>
        <w:t>对于轴径</w:t>
      </w:r>
      <w:r w:rsidRPr="00D121F3">
        <w:rPr>
          <w:szCs w:val="21"/>
        </w:rPr>
        <w:t> (d = 16mm)</w:t>
      </w:r>
      <w:r w:rsidRPr="00D121F3">
        <w:rPr>
          <w:szCs w:val="21"/>
        </w:rPr>
        <w:t>，查表匹配普通平键的截面尺寸：</w:t>
      </w:r>
    </w:p>
    <w:p w14:paraId="2997164D" w14:textId="49852D75" w:rsidR="00D121F3" w:rsidRPr="00D121F3" w:rsidRDefault="00D121F3" w:rsidP="00D121F3">
      <w:pPr>
        <w:numPr>
          <w:ilvl w:val="0"/>
          <w:numId w:val="12"/>
        </w:numPr>
        <w:rPr>
          <w:szCs w:val="21"/>
        </w:rPr>
      </w:pPr>
      <w:r w:rsidRPr="00D121F3">
        <w:rPr>
          <w:szCs w:val="21"/>
        </w:rPr>
        <w:t>键的宽度</w:t>
      </w:r>
      <w:r w:rsidRPr="00D121F3">
        <w:rPr>
          <w:szCs w:val="21"/>
        </w:rPr>
        <w:t> (b = 5mm)</w:t>
      </w:r>
    </w:p>
    <w:p w14:paraId="243F530E" w14:textId="3D356A96" w:rsidR="00D121F3" w:rsidRPr="00D121F3" w:rsidRDefault="00D121F3" w:rsidP="00D121F3">
      <w:pPr>
        <w:numPr>
          <w:ilvl w:val="0"/>
          <w:numId w:val="12"/>
        </w:numPr>
        <w:rPr>
          <w:szCs w:val="21"/>
        </w:rPr>
      </w:pPr>
      <w:r w:rsidRPr="00D121F3">
        <w:rPr>
          <w:szCs w:val="21"/>
        </w:rPr>
        <w:t>键的高度</w:t>
      </w:r>
      <w:r w:rsidRPr="00D121F3">
        <w:rPr>
          <w:szCs w:val="21"/>
        </w:rPr>
        <w:t> (h = 5mm)</w:t>
      </w:r>
    </w:p>
    <w:p w14:paraId="2C61F3B7" w14:textId="77777777" w:rsidR="00D121F3" w:rsidRPr="00D121F3" w:rsidRDefault="00D121F3" w:rsidP="00D121F3">
      <w:pPr>
        <w:rPr>
          <w:szCs w:val="21"/>
        </w:rPr>
      </w:pPr>
      <w:r w:rsidRPr="00D121F3">
        <w:rPr>
          <w:szCs w:val="21"/>
        </w:rPr>
        <w:t>键的长度选取：</w:t>
      </w:r>
    </w:p>
    <w:p w14:paraId="44CF6CBA" w14:textId="1EF922CA" w:rsidR="00D121F3" w:rsidRPr="00D121F3" w:rsidRDefault="00D121F3" w:rsidP="00D121F3">
      <w:pPr>
        <w:rPr>
          <w:szCs w:val="21"/>
        </w:rPr>
      </w:pPr>
      <w:r w:rsidRPr="00D121F3">
        <w:rPr>
          <w:szCs w:val="21"/>
        </w:rPr>
        <w:t>键长需小于轮毂厚度</w:t>
      </w:r>
      <w:r w:rsidRPr="00D121F3">
        <w:rPr>
          <w:szCs w:val="21"/>
        </w:rPr>
        <w:t> B</w:t>
      </w:r>
      <w:r w:rsidRPr="00D121F3">
        <w:rPr>
          <w:szCs w:val="21"/>
        </w:rPr>
        <w:t>，且符合标准长度系列，取</w:t>
      </w:r>
      <w:r w:rsidRPr="00D121F3">
        <w:rPr>
          <w:szCs w:val="21"/>
        </w:rPr>
        <w:t> (L = 25mm)</w:t>
      </w:r>
      <w:r w:rsidRPr="00D121F3">
        <w:rPr>
          <w:szCs w:val="21"/>
        </w:rPr>
        <w:t>（满足</w:t>
      </w:r>
      <w:r w:rsidRPr="00D121F3">
        <w:rPr>
          <w:szCs w:val="21"/>
        </w:rPr>
        <w:t> (25 &lt; 30)</w:t>
      </w:r>
      <w:r w:rsidRPr="00D121F3">
        <w:rPr>
          <w:szCs w:val="21"/>
        </w:rPr>
        <w:t>）。</w:t>
      </w:r>
    </w:p>
    <w:p w14:paraId="648AECB7" w14:textId="77777777" w:rsidR="00D121F3" w:rsidRPr="00D121F3" w:rsidRDefault="00D121F3" w:rsidP="00D121F3">
      <w:pPr>
        <w:rPr>
          <w:szCs w:val="21"/>
        </w:rPr>
      </w:pPr>
      <w:r w:rsidRPr="00D121F3">
        <w:rPr>
          <w:szCs w:val="21"/>
        </w:rPr>
        <w:t>所选平键型号：</w:t>
      </w:r>
      <w:r w:rsidRPr="00D121F3">
        <w:rPr>
          <w:szCs w:val="21"/>
        </w:rPr>
        <w:t xml:space="preserve">GB/T 1096-2003 </w:t>
      </w:r>
      <w:r w:rsidRPr="00D121F3">
        <w:rPr>
          <w:szCs w:val="21"/>
        </w:rPr>
        <w:t>平键</w:t>
      </w:r>
      <w:r w:rsidRPr="00D121F3">
        <w:rPr>
          <w:szCs w:val="21"/>
        </w:rPr>
        <w:t xml:space="preserve"> 5×5×25</w:t>
      </w:r>
    </w:p>
    <w:p w14:paraId="40A81DD2" w14:textId="77777777" w:rsidR="00D121F3" w:rsidRPr="00D121F3" w:rsidRDefault="00D121F3" w:rsidP="00D121F3">
      <w:pPr>
        <w:rPr>
          <w:szCs w:val="21"/>
        </w:rPr>
      </w:pPr>
      <w:r w:rsidRPr="00D121F3">
        <w:rPr>
          <w:szCs w:val="21"/>
        </w:rPr>
        <w:t>三、平键连接的强度校核（静连接，校核挤压强度）</w:t>
      </w:r>
    </w:p>
    <w:p w14:paraId="0C8CC600" w14:textId="77777777" w:rsidR="00D121F3" w:rsidRPr="00D121F3" w:rsidRDefault="00D121F3" w:rsidP="00D121F3">
      <w:pPr>
        <w:rPr>
          <w:szCs w:val="21"/>
        </w:rPr>
      </w:pPr>
      <w:r w:rsidRPr="00D121F3">
        <w:rPr>
          <w:szCs w:val="21"/>
        </w:rPr>
        <w:t xml:space="preserve">1. </w:t>
      </w:r>
      <w:r w:rsidRPr="00D121F3">
        <w:rPr>
          <w:szCs w:val="21"/>
        </w:rPr>
        <w:t>校核公式</w:t>
      </w:r>
    </w:p>
    <w:p w14:paraId="0F94B722" w14:textId="77777777" w:rsidR="00D121F3" w:rsidRPr="00D121F3" w:rsidRDefault="00D121F3" w:rsidP="00D121F3">
      <w:pPr>
        <w:rPr>
          <w:szCs w:val="21"/>
        </w:rPr>
      </w:pPr>
      <w:r w:rsidRPr="00D121F3">
        <w:rPr>
          <w:szCs w:val="21"/>
        </w:rPr>
        <w:t>静连接的失效形式为工作面压溃，挤压应力公式：</w:t>
      </w:r>
    </w:p>
    <w:p w14:paraId="334ABD38" w14:textId="0B46145B" w:rsidR="00940BB8" w:rsidRPr="00AB558A" w:rsidRDefault="008F699A" w:rsidP="00940BB8">
      <w:pPr>
        <w:rPr>
          <w:szCs w:val="21"/>
        </w:rPr>
      </w:pPr>
      <w:r w:rsidRPr="00AB558A">
        <w:rPr>
          <w:noProof/>
          <w:szCs w:val="21"/>
        </w:rPr>
        <w:drawing>
          <wp:anchor distT="0" distB="0" distL="114300" distR="114300" simplePos="0" relativeHeight="251658350" behindDoc="0" locked="0" layoutInCell="1" allowOverlap="1" wp14:anchorId="52FA9797" wp14:editId="36AFCDFB">
            <wp:simplePos x="0" y="0"/>
            <wp:positionH relativeFrom="margin">
              <wp:align>left</wp:align>
            </wp:positionH>
            <wp:positionV relativeFrom="paragraph">
              <wp:posOffset>92482</wp:posOffset>
            </wp:positionV>
            <wp:extent cx="845389" cy="261190"/>
            <wp:effectExtent l="0" t="0" r="0" b="5715"/>
            <wp:wrapNone/>
            <wp:docPr id="83203527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389" cy="26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356B2" w14:textId="77777777" w:rsidR="00940BB8" w:rsidRPr="00AB558A" w:rsidRDefault="00940BB8" w:rsidP="00940BB8">
      <w:pPr>
        <w:rPr>
          <w:szCs w:val="21"/>
        </w:rPr>
      </w:pPr>
    </w:p>
    <w:p w14:paraId="295A5974" w14:textId="77777777" w:rsidR="00B15518" w:rsidRPr="00B15518" w:rsidRDefault="00B15518" w:rsidP="00B15518">
      <w:pPr>
        <w:rPr>
          <w:szCs w:val="21"/>
        </w:rPr>
      </w:pPr>
      <w:r w:rsidRPr="00B15518">
        <w:rPr>
          <w:szCs w:val="21"/>
        </w:rPr>
        <w:t xml:space="preserve">2. </w:t>
      </w:r>
      <w:r w:rsidRPr="00B15518">
        <w:rPr>
          <w:szCs w:val="21"/>
        </w:rPr>
        <w:t>计算挤压应力</w:t>
      </w:r>
    </w:p>
    <w:p w14:paraId="0A26708A" w14:textId="77777777" w:rsidR="00B15518" w:rsidRPr="00B15518" w:rsidRDefault="00B15518" w:rsidP="00B15518">
      <w:pPr>
        <w:rPr>
          <w:szCs w:val="21"/>
        </w:rPr>
      </w:pPr>
      <w:r w:rsidRPr="00B15518">
        <w:rPr>
          <w:szCs w:val="21"/>
        </w:rPr>
        <w:t>将参数代入公式：</w:t>
      </w:r>
    </w:p>
    <w:p w14:paraId="7FB816DA" w14:textId="16EC0392" w:rsidR="00B15518" w:rsidRPr="00B15518" w:rsidRDefault="00B15518" w:rsidP="00B15518">
      <w:pPr>
        <w:rPr>
          <w:szCs w:val="21"/>
        </w:rPr>
      </w:pPr>
      <w:r w:rsidRPr="00AB558A">
        <w:rPr>
          <w:noProof/>
          <w:szCs w:val="21"/>
        </w:rPr>
        <w:drawing>
          <wp:anchor distT="0" distB="0" distL="114300" distR="114300" simplePos="0" relativeHeight="251658351" behindDoc="0" locked="0" layoutInCell="1" allowOverlap="1" wp14:anchorId="01F2E2A4" wp14:editId="491B3789">
            <wp:simplePos x="0" y="0"/>
            <wp:positionH relativeFrom="margin">
              <wp:align>left</wp:align>
            </wp:positionH>
            <wp:positionV relativeFrom="paragraph">
              <wp:posOffset>93633</wp:posOffset>
            </wp:positionV>
            <wp:extent cx="2001329" cy="263833"/>
            <wp:effectExtent l="0" t="0" r="0" b="3175"/>
            <wp:wrapNone/>
            <wp:docPr id="159290265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329" cy="263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C2BDEA" w14:textId="77777777" w:rsidR="00940BB8" w:rsidRPr="00AB558A" w:rsidRDefault="00940BB8" w:rsidP="00940BB8">
      <w:pPr>
        <w:rPr>
          <w:szCs w:val="21"/>
        </w:rPr>
      </w:pPr>
    </w:p>
    <w:p w14:paraId="04159C69" w14:textId="77777777" w:rsidR="00B15518" w:rsidRPr="00B15518" w:rsidRDefault="00B15518" w:rsidP="00B15518">
      <w:pPr>
        <w:rPr>
          <w:szCs w:val="21"/>
        </w:rPr>
      </w:pPr>
      <w:r w:rsidRPr="00B15518">
        <w:rPr>
          <w:szCs w:val="21"/>
        </w:rPr>
        <w:t xml:space="preserve">3. </w:t>
      </w:r>
      <w:r w:rsidRPr="00B15518">
        <w:rPr>
          <w:szCs w:val="21"/>
        </w:rPr>
        <w:t>校核结论</w:t>
      </w:r>
    </w:p>
    <w:p w14:paraId="007EA07C" w14:textId="6A16E2DD" w:rsidR="00940BB8" w:rsidRPr="00AB558A" w:rsidRDefault="00AB558A" w:rsidP="00940BB8">
      <w:pPr>
        <w:rPr>
          <w:szCs w:val="21"/>
        </w:rPr>
      </w:pPr>
      <w:r w:rsidRPr="00AB558A">
        <w:rPr>
          <w:noProof/>
          <w:szCs w:val="21"/>
        </w:rPr>
        <w:drawing>
          <wp:anchor distT="0" distB="0" distL="114300" distR="114300" simplePos="0" relativeHeight="251658352" behindDoc="0" locked="0" layoutInCell="1" allowOverlap="1" wp14:anchorId="1696FBCE" wp14:editId="762D5162">
            <wp:simplePos x="0" y="0"/>
            <wp:positionH relativeFrom="column">
              <wp:posOffset>702945</wp:posOffset>
            </wp:positionH>
            <wp:positionV relativeFrom="paragraph">
              <wp:posOffset>15875</wp:posOffset>
            </wp:positionV>
            <wp:extent cx="1276985" cy="207010"/>
            <wp:effectExtent l="0" t="0" r="0" b="2540"/>
            <wp:wrapNone/>
            <wp:docPr id="182689094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98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15518" w:rsidRPr="00B15518">
        <w:rPr>
          <w:szCs w:val="21"/>
        </w:rPr>
        <w:t>计算得到的</w:t>
      </w:r>
      <w:r w:rsidR="00B15518" w:rsidRPr="00B15518">
        <w:rPr>
          <w:szCs w:val="21"/>
        </w:rPr>
        <w:t> </w:t>
      </w:r>
      <w:r w:rsidRPr="00AB558A">
        <w:rPr>
          <w:rFonts w:hint="eastAsia"/>
          <w:szCs w:val="21"/>
        </w:rPr>
        <w:t xml:space="preserve">                    </w:t>
      </w:r>
      <w:r w:rsidRPr="00AB558A">
        <w:rPr>
          <w:szCs w:val="21"/>
        </w:rPr>
        <w:t>远小于许用挤压应力</w:t>
      </w:r>
      <w:r w:rsidRPr="00AB558A">
        <w:rPr>
          <w:rFonts w:hint="eastAsia"/>
          <w:szCs w:val="21"/>
        </w:rPr>
        <w:t>120mpa</w:t>
      </w:r>
      <w:r w:rsidRPr="00AB558A">
        <w:rPr>
          <w:szCs w:val="21"/>
        </w:rPr>
        <w:t>平键连接强度满足要求。</w:t>
      </w:r>
    </w:p>
    <w:p w14:paraId="56A0520C" w14:textId="77777777" w:rsidR="00940BB8" w:rsidRPr="00AB558A" w:rsidRDefault="00940BB8" w:rsidP="00940BB8">
      <w:pPr>
        <w:rPr>
          <w:b/>
          <w:bCs/>
          <w:szCs w:val="21"/>
        </w:rPr>
      </w:pPr>
    </w:p>
    <w:p w14:paraId="2A17BA71" w14:textId="375014A4" w:rsidR="00940BB8" w:rsidRPr="00851191" w:rsidRDefault="004A2A3C" w:rsidP="00940BB8">
      <w:pPr>
        <w:rPr>
          <w:szCs w:val="21"/>
        </w:rPr>
      </w:pPr>
      <w:r w:rsidRPr="00A25042">
        <w:rPr>
          <w:szCs w:val="21"/>
        </w:rPr>
        <w:t>因此，所选平键型号为</w:t>
      </w:r>
      <w:r w:rsidR="00E860D7" w:rsidRPr="00851191">
        <w:rPr>
          <w:szCs w:val="21"/>
        </w:rPr>
        <w:t xml:space="preserve">GB/T 1096-2003 </w:t>
      </w:r>
      <w:r w:rsidR="00E860D7" w:rsidRPr="00851191">
        <w:rPr>
          <w:szCs w:val="21"/>
        </w:rPr>
        <w:t>平键</w:t>
      </w:r>
      <w:r w:rsidR="00E860D7" w:rsidRPr="00851191">
        <w:rPr>
          <w:szCs w:val="21"/>
        </w:rPr>
        <w:t xml:space="preserve"> 5×5×25</w:t>
      </w:r>
      <w:r w:rsidR="00E860D7" w:rsidRPr="00851191">
        <w:rPr>
          <w:rFonts w:hint="eastAsia"/>
          <w:szCs w:val="21"/>
        </w:rPr>
        <w:t xml:space="preserve"> 2</w:t>
      </w:r>
      <w:r w:rsidR="00E860D7" w:rsidRPr="00851191">
        <w:rPr>
          <w:rFonts w:hint="eastAsia"/>
          <w:szCs w:val="21"/>
        </w:rPr>
        <w:t>区长度为</w:t>
      </w:r>
      <w:r w:rsidR="00E860D7" w:rsidRPr="00851191">
        <w:rPr>
          <w:rFonts w:hint="eastAsia"/>
          <w:szCs w:val="21"/>
        </w:rPr>
        <w:t>27mm</w:t>
      </w:r>
      <w:r w:rsidR="00E860D7" w:rsidRPr="00851191">
        <w:rPr>
          <w:rFonts w:hint="eastAsia"/>
          <w:szCs w:val="21"/>
        </w:rPr>
        <w:t>，</w:t>
      </w:r>
      <w:r w:rsidR="00BC4982" w:rsidRPr="00851191">
        <w:rPr>
          <w:rFonts w:hint="eastAsia"/>
          <w:szCs w:val="21"/>
        </w:rPr>
        <w:t>直径为</w:t>
      </w:r>
      <w:r w:rsidR="00BC4982" w:rsidRPr="00851191">
        <w:rPr>
          <w:rFonts w:hint="eastAsia"/>
          <w:szCs w:val="21"/>
        </w:rPr>
        <w:t>16mm</w:t>
      </w:r>
    </w:p>
    <w:p w14:paraId="7F19C0F2" w14:textId="77777777" w:rsidR="00BC4982" w:rsidRDefault="00BC4982" w:rsidP="00940BB8">
      <w:pPr>
        <w:rPr>
          <w:b/>
          <w:bCs/>
          <w:szCs w:val="21"/>
        </w:rPr>
      </w:pPr>
    </w:p>
    <w:p w14:paraId="352B4AF4" w14:textId="77777777" w:rsidR="00940BB8" w:rsidRDefault="00940BB8" w:rsidP="00940BB8">
      <w:pPr>
        <w:rPr>
          <w:b/>
          <w:bCs/>
          <w:szCs w:val="21"/>
        </w:rPr>
      </w:pPr>
    </w:p>
    <w:p w14:paraId="1303B0BD" w14:textId="77777777" w:rsidR="001106F9" w:rsidRDefault="001106F9" w:rsidP="00940BB8">
      <w:pPr>
        <w:rPr>
          <w:b/>
          <w:bCs/>
          <w:szCs w:val="21"/>
        </w:rPr>
      </w:pPr>
    </w:p>
    <w:p w14:paraId="05901B74" w14:textId="77777777" w:rsidR="001106F9" w:rsidRDefault="001106F9" w:rsidP="00940BB8">
      <w:pPr>
        <w:rPr>
          <w:b/>
          <w:bCs/>
          <w:szCs w:val="21"/>
        </w:rPr>
      </w:pPr>
    </w:p>
    <w:p w14:paraId="5255BDCE" w14:textId="77777777" w:rsidR="001106F9" w:rsidRDefault="001106F9" w:rsidP="00940BB8">
      <w:pPr>
        <w:rPr>
          <w:b/>
          <w:bCs/>
          <w:szCs w:val="21"/>
        </w:rPr>
      </w:pPr>
    </w:p>
    <w:tbl>
      <w:tblPr>
        <w:tblpPr w:leftFromText="180" w:rightFromText="180" w:vertAnchor="page" w:horzAnchor="margin" w:tblpY="13721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BC4982" w14:paraId="206B5C0A" w14:textId="77777777" w:rsidTr="00D92E29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3343" w14:textId="77777777" w:rsidR="00BC4982" w:rsidRPr="00AE28F7" w:rsidRDefault="00BC4982" w:rsidP="00D92E29">
            <w:pPr>
              <w:rPr>
                <w:rFonts w:ascii="黑体" w:eastAsia="黑体"/>
                <w:b/>
                <w:bCs/>
                <w:szCs w:val="32"/>
              </w:rPr>
            </w:pPr>
          </w:p>
          <w:p w14:paraId="58956868" w14:textId="77777777" w:rsidR="00BC4982" w:rsidRPr="00AE28F7" w:rsidRDefault="00BC4982" w:rsidP="00D92E29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5EE6C2BF" w14:textId="77777777" w:rsidR="00BC4982" w:rsidRDefault="00BC4982" w:rsidP="00BC4982">
            <w:pPr>
              <w:rPr>
                <w:b/>
                <w:bCs/>
                <w:szCs w:val="21"/>
              </w:rPr>
            </w:pPr>
            <w:r>
              <w:rPr>
                <w:rFonts w:ascii="黑体" w:eastAsia="黑体" w:hint="eastAsia"/>
                <w:szCs w:val="32"/>
              </w:rPr>
              <w:t>选用平键</w:t>
            </w:r>
            <w:r w:rsidRPr="00E860D7">
              <w:rPr>
                <w:b/>
                <w:bCs/>
                <w:szCs w:val="21"/>
              </w:rPr>
              <w:t xml:space="preserve"> GB/T 1096-2003 </w:t>
            </w:r>
            <w:r w:rsidRPr="00E860D7">
              <w:rPr>
                <w:b/>
                <w:bCs/>
                <w:szCs w:val="21"/>
              </w:rPr>
              <w:t>平键</w:t>
            </w:r>
            <w:r w:rsidRPr="00E860D7">
              <w:rPr>
                <w:b/>
                <w:bCs/>
                <w:szCs w:val="21"/>
              </w:rPr>
              <w:t xml:space="preserve"> 5×5×25</w:t>
            </w:r>
            <w:r>
              <w:rPr>
                <w:rFonts w:hint="eastAsia"/>
                <w:b/>
                <w:bCs/>
                <w:szCs w:val="21"/>
              </w:rPr>
              <w:t xml:space="preserve">  2</w:t>
            </w:r>
            <w:r>
              <w:rPr>
                <w:rFonts w:hint="eastAsia"/>
                <w:b/>
                <w:bCs/>
                <w:szCs w:val="21"/>
              </w:rPr>
              <w:t>区长度为</w:t>
            </w:r>
            <w:r>
              <w:rPr>
                <w:rFonts w:hint="eastAsia"/>
                <w:b/>
                <w:bCs/>
                <w:szCs w:val="21"/>
              </w:rPr>
              <w:t>27mm</w:t>
            </w:r>
            <w:r>
              <w:rPr>
                <w:rFonts w:hint="eastAsia"/>
                <w:b/>
                <w:bCs/>
                <w:szCs w:val="21"/>
              </w:rPr>
              <w:t>，直径为</w:t>
            </w:r>
            <w:r>
              <w:rPr>
                <w:rFonts w:hint="eastAsia"/>
                <w:b/>
                <w:bCs/>
                <w:szCs w:val="21"/>
              </w:rPr>
              <w:t>16mm</w:t>
            </w:r>
          </w:p>
          <w:p w14:paraId="76D33A2A" w14:textId="55C9F399" w:rsidR="00BC4982" w:rsidRPr="00BC4982" w:rsidRDefault="00BC4982" w:rsidP="00D92E29">
            <w:pPr>
              <w:rPr>
                <w:rFonts w:ascii="黑体" w:eastAsia="黑体"/>
                <w:szCs w:val="32"/>
              </w:rPr>
            </w:pPr>
          </w:p>
        </w:tc>
      </w:tr>
    </w:tbl>
    <w:p w14:paraId="6BA621DB" w14:textId="77777777" w:rsidR="001106F9" w:rsidRPr="00BC4982" w:rsidRDefault="001106F9" w:rsidP="00940BB8">
      <w:pPr>
        <w:rPr>
          <w:b/>
          <w:bCs/>
          <w:szCs w:val="21"/>
        </w:rPr>
      </w:pPr>
    </w:p>
    <w:p w14:paraId="0E54F20C" w14:textId="77777777" w:rsidR="001106F9" w:rsidRDefault="001106F9" w:rsidP="00940BB8">
      <w:pPr>
        <w:rPr>
          <w:b/>
          <w:bCs/>
          <w:szCs w:val="21"/>
        </w:rPr>
      </w:pPr>
    </w:p>
    <w:p w14:paraId="1C679FC0" w14:textId="77777777" w:rsidR="001106F9" w:rsidRDefault="001106F9" w:rsidP="00940BB8">
      <w:pPr>
        <w:rPr>
          <w:b/>
          <w:bCs/>
          <w:szCs w:val="21"/>
        </w:rPr>
      </w:pPr>
    </w:p>
    <w:p w14:paraId="146A5A3D" w14:textId="77777777" w:rsidR="001106F9" w:rsidRDefault="001106F9" w:rsidP="00940BB8">
      <w:pPr>
        <w:rPr>
          <w:b/>
          <w:bCs/>
          <w:szCs w:val="21"/>
        </w:rPr>
      </w:pPr>
    </w:p>
    <w:p w14:paraId="6418EB0E" w14:textId="77777777" w:rsidR="001106F9" w:rsidRDefault="001106F9" w:rsidP="00940BB8">
      <w:pPr>
        <w:rPr>
          <w:b/>
          <w:bCs/>
          <w:szCs w:val="21"/>
        </w:rPr>
      </w:pPr>
    </w:p>
    <w:p w14:paraId="7BB06AB6" w14:textId="77777777" w:rsidR="001106F9" w:rsidRDefault="001106F9" w:rsidP="00940BB8">
      <w:pPr>
        <w:rPr>
          <w:b/>
          <w:bCs/>
          <w:szCs w:val="21"/>
        </w:rPr>
      </w:pPr>
    </w:p>
    <w:p w14:paraId="64EF4304" w14:textId="77777777" w:rsidR="001106F9" w:rsidRDefault="001106F9" w:rsidP="00940BB8">
      <w:pPr>
        <w:rPr>
          <w:b/>
          <w:bCs/>
          <w:szCs w:val="21"/>
        </w:rPr>
      </w:pPr>
    </w:p>
    <w:p w14:paraId="0A6FDCC0" w14:textId="4BB4105A" w:rsidR="00BC4982" w:rsidRDefault="00BC4982" w:rsidP="00BC4982">
      <w:pPr>
        <w:rPr>
          <w:b/>
          <w:bCs/>
          <w:sz w:val="28"/>
          <w:szCs w:val="28"/>
        </w:rPr>
      </w:pPr>
      <w:r w:rsidRPr="00EB129C">
        <w:rPr>
          <w:rFonts w:hint="eastAsia"/>
          <w:b/>
          <w:bCs/>
          <w:sz w:val="28"/>
          <w:szCs w:val="28"/>
        </w:rPr>
        <w:lastRenderedPageBreak/>
        <w:t>4.</w:t>
      </w:r>
      <w:r>
        <w:rPr>
          <w:rFonts w:hint="eastAsia"/>
          <w:b/>
          <w:bCs/>
          <w:sz w:val="28"/>
          <w:szCs w:val="28"/>
        </w:rPr>
        <w:t>2</w:t>
      </w:r>
      <w:r w:rsidRPr="00EB129C">
        <w:rPr>
          <w:rFonts w:hint="eastAsia"/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>3</w:t>
      </w:r>
      <w:r>
        <w:rPr>
          <w:rFonts w:hint="eastAsia"/>
          <w:b/>
          <w:bCs/>
          <w:sz w:val="28"/>
          <w:szCs w:val="28"/>
        </w:rPr>
        <w:t>三</w:t>
      </w:r>
      <w:r w:rsidR="005315B7">
        <w:rPr>
          <w:rFonts w:hint="eastAsia"/>
          <w:b/>
          <w:bCs/>
          <w:sz w:val="28"/>
          <w:szCs w:val="28"/>
        </w:rPr>
        <w:t>.</w:t>
      </w:r>
      <w:r w:rsidR="005315B7">
        <w:rPr>
          <w:rFonts w:hint="eastAsia"/>
          <w:b/>
          <w:bCs/>
          <w:sz w:val="28"/>
          <w:szCs w:val="28"/>
        </w:rPr>
        <w:t>四</w:t>
      </w:r>
      <w:r>
        <w:rPr>
          <w:rFonts w:hint="eastAsia"/>
          <w:b/>
          <w:bCs/>
          <w:sz w:val="28"/>
          <w:szCs w:val="28"/>
        </w:rPr>
        <w:t>区的设计</w:t>
      </w:r>
    </w:p>
    <w:p w14:paraId="53A0DFE7" w14:textId="3F1C3C34" w:rsidR="001106F9" w:rsidRPr="00781F17" w:rsidRDefault="00873890" w:rsidP="00940BB8">
      <w:pPr>
        <w:rPr>
          <w:szCs w:val="21"/>
        </w:rPr>
      </w:pPr>
      <w:r w:rsidRPr="00781F17">
        <w:rPr>
          <w:rFonts w:hint="eastAsia"/>
          <w:szCs w:val="21"/>
        </w:rPr>
        <w:t>三区主要是轴肩和长度补全，为了和</w:t>
      </w:r>
      <w:r w:rsidRPr="00781F17">
        <w:rPr>
          <w:rFonts w:hint="eastAsia"/>
          <w:szCs w:val="21"/>
        </w:rPr>
        <w:t>4.1</w:t>
      </w:r>
      <w:r w:rsidRPr="00781F17">
        <w:rPr>
          <w:rFonts w:hint="eastAsia"/>
          <w:szCs w:val="21"/>
        </w:rPr>
        <w:t>轴</w:t>
      </w:r>
      <w:r w:rsidR="00FA0B01" w:rsidRPr="00781F17">
        <w:rPr>
          <w:rFonts w:hint="eastAsia"/>
          <w:szCs w:val="21"/>
        </w:rPr>
        <w:t>放到同一轴架上。</w:t>
      </w:r>
      <w:r w:rsidR="00781F17">
        <w:rPr>
          <w:rFonts w:hint="eastAsia"/>
          <w:szCs w:val="21"/>
        </w:rPr>
        <w:t>故选择直径</w:t>
      </w:r>
      <w:r w:rsidR="00781F17">
        <w:rPr>
          <w:rFonts w:hint="eastAsia"/>
          <w:szCs w:val="21"/>
        </w:rPr>
        <w:t>&gt;16mm</w:t>
      </w:r>
    </w:p>
    <w:p w14:paraId="579983EA" w14:textId="72EE7E70" w:rsidR="001106F9" w:rsidRPr="005C7D2B" w:rsidRDefault="00DC3D18" w:rsidP="00940BB8">
      <w:pPr>
        <w:rPr>
          <w:szCs w:val="21"/>
        </w:rPr>
      </w:pPr>
      <w:r w:rsidRPr="005C7D2B">
        <w:rPr>
          <w:noProof/>
          <w:szCs w:val="21"/>
        </w:rPr>
        <w:drawing>
          <wp:inline distT="0" distB="0" distL="0" distR="0" wp14:anchorId="43A533DA" wp14:editId="380AEFFC">
            <wp:extent cx="1846053" cy="571317"/>
            <wp:effectExtent l="0" t="0" r="1905" b="635"/>
            <wp:docPr id="1470176275" name="图片 17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76275" name="图片 17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714" cy="57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10D2C" w14:textId="12EE0729" w:rsidR="00781F17" w:rsidRPr="0040587B" w:rsidRDefault="00DC3D18" w:rsidP="00940BB8">
      <w:pPr>
        <w:rPr>
          <w:szCs w:val="21"/>
        </w:rPr>
      </w:pPr>
      <w:r w:rsidRPr="005C7D2B">
        <w:rPr>
          <w:rFonts w:hint="eastAsia"/>
          <w:szCs w:val="21"/>
        </w:rPr>
        <w:t>但是根据齿根圆要</w:t>
      </w:r>
      <w:r w:rsidRPr="005C7D2B">
        <w:rPr>
          <w:rFonts w:hint="eastAsia"/>
          <w:szCs w:val="21"/>
        </w:rPr>
        <w:t xml:space="preserve"> &lt;22.5mm</w:t>
      </w:r>
      <w:r w:rsidRPr="005C7D2B">
        <w:rPr>
          <w:rFonts w:hint="eastAsia"/>
          <w:szCs w:val="21"/>
        </w:rPr>
        <w:t>的轴，我们选用</w:t>
      </w:r>
      <w:r w:rsidRPr="005C7D2B">
        <w:rPr>
          <w:rFonts w:hint="eastAsia"/>
          <w:szCs w:val="21"/>
        </w:rPr>
        <w:t>20mm</w:t>
      </w:r>
      <w:r w:rsidRPr="005C7D2B">
        <w:rPr>
          <w:rFonts w:hint="eastAsia"/>
          <w:szCs w:val="21"/>
        </w:rPr>
        <w:t>，</w:t>
      </w:r>
      <w:r w:rsidR="005315B7" w:rsidRPr="005C7D2B">
        <w:rPr>
          <w:rFonts w:hint="eastAsia"/>
          <w:szCs w:val="21"/>
        </w:rPr>
        <w:t>加上四区</w:t>
      </w:r>
      <w:r w:rsidR="005C7D2B">
        <w:rPr>
          <w:rFonts w:hint="eastAsia"/>
          <w:szCs w:val="21"/>
        </w:rPr>
        <w:t>为连接齿轮内圈的</w:t>
      </w:r>
      <w:r w:rsidR="00860BE3">
        <w:rPr>
          <w:rFonts w:hint="eastAsia"/>
          <w:szCs w:val="21"/>
        </w:rPr>
        <w:t>延长轴肩一般选用</w:t>
      </w:r>
      <w:r w:rsidR="00860BE3">
        <w:rPr>
          <w:rFonts w:hint="eastAsia"/>
          <w:szCs w:val="21"/>
        </w:rPr>
        <w:t>15mm</w:t>
      </w:r>
      <w:r w:rsidR="00860BE3">
        <w:rPr>
          <w:rFonts w:hint="eastAsia"/>
          <w:szCs w:val="21"/>
        </w:rPr>
        <w:t>长，所以三区长度为</w:t>
      </w:r>
      <w:r w:rsidR="0040587B">
        <w:rPr>
          <w:rFonts w:hint="eastAsia"/>
          <w:szCs w:val="21"/>
        </w:rPr>
        <w:t>63mm</w:t>
      </w:r>
      <w:r w:rsidR="0040587B">
        <w:rPr>
          <w:rFonts w:hint="eastAsia"/>
          <w:szCs w:val="21"/>
        </w:rPr>
        <w:t>，四区直径为</w:t>
      </w:r>
      <w:r w:rsidR="0040587B">
        <w:rPr>
          <w:rFonts w:hint="eastAsia"/>
          <w:szCs w:val="21"/>
        </w:rPr>
        <w:t>13.6mm</w:t>
      </w:r>
      <w:r w:rsidR="0040587B">
        <w:rPr>
          <w:rFonts w:hint="eastAsia"/>
          <w:szCs w:val="21"/>
        </w:rPr>
        <w:t>（原理与一区轴套右侧直径选用原因类似）</w:t>
      </w:r>
    </w:p>
    <w:p w14:paraId="79B5E0F0" w14:textId="0AC84F10" w:rsidR="00940BB8" w:rsidRDefault="00940BB8" w:rsidP="00940BB8">
      <w:pPr>
        <w:rPr>
          <w:b/>
          <w:bCs/>
          <w:sz w:val="28"/>
          <w:szCs w:val="28"/>
        </w:rPr>
      </w:pPr>
      <w:r w:rsidRPr="00EB129C">
        <w:rPr>
          <w:rFonts w:hint="eastAsia"/>
          <w:b/>
          <w:bCs/>
          <w:sz w:val="28"/>
          <w:szCs w:val="28"/>
        </w:rPr>
        <w:t>4.</w:t>
      </w:r>
      <w:r>
        <w:rPr>
          <w:rFonts w:hint="eastAsia"/>
          <w:b/>
          <w:bCs/>
          <w:sz w:val="28"/>
          <w:szCs w:val="28"/>
        </w:rPr>
        <w:t>2</w:t>
      </w:r>
      <w:r w:rsidRPr="00EB129C">
        <w:rPr>
          <w:rFonts w:hint="eastAsia"/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>5</w:t>
      </w:r>
      <w:r>
        <w:rPr>
          <w:rFonts w:hint="eastAsia"/>
          <w:b/>
          <w:bCs/>
          <w:sz w:val="28"/>
          <w:szCs w:val="28"/>
        </w:rPr>
        <w:t>五区的设计</w:t>
      </w:r>
    </w:p>
    <w:p w14:paraId="0E907F7F" w14:textId="114F033F" w:rsidR="0040587B" w:rsidRDefault="0040587B" w:rsidP="00940BB8">
      <w:pPr>
        <w:rPr>
          <w:szCs w:val="21"/>
        </w:rPr>
      </w:pPr>
      <w:r w:rsidRPr="0040587B">
        <w:rPr>
          <w:rFonts w:hint="eastAsia"/>
          <w:szCs w:val="21"/>
        </w:rPr>
        <w:t>五区主要是轴承和卡簧的选用</w:t>
      </w:r>
      <w:r w:rsidR="0074655D">
        <w:rPr>
          <w:rFonts w:hint="eastAsia"/>
          <w:szCs w:val="21"/>
        </w:rPr>
        <w:t>再加上联轴器和端盖</w:t>
      </w:r>
    </w:p>
    <w:p w14:paraId="6898A4EC" w14:textId="77777777" w:rsidR="009E7240" w:rsidRPr="009E7240" w:rsidRDefault="0074655D" w:rsidP="009E7240">
      <w:pPr>
        <w:rPr>
          <w:b/>
          <w:bCs/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联轴器主要选用</w:t>
      </w:r>
      <w:r w:rsidR="009E7240" w:rsidRPr="009E7240">
        <w:rPr>
          <w:szCs w:val="21"/>
        </w:rPr>
        <w:t>微型夹紧式梅花弹性联轴器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1559"/>
        <w:gridCol w:w="1104"/>
        <w:gridCol w:w="1043"/>
        <w:gridCol w:w="1413"/>
        <w:gridCol w:w="1632"/>
      </w:tblGrid>
      <w:tr w:rsidR="00B40587" w:rsidRPr="00B40587" w14:paraId="78B2464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076B011" w14:textId="77777777" w:rsidR="00B40587" w:rsidRPr="00B40587" w:rsidRDefault="00B40587" w:rsidP="00B40587">
            <w:pPr>
              <w:rPr>
                <w:sz w:val="18"/>
                <w:szCs w:val="18"/>
              </w:rPr>
            </w:pPr>
            <w:r w:rsidRPr="00B40587">
              <w:rPr>
                <w:sz w:val="18"/>
                <w:szCs w:val="18"/>
              </w:rPr>
              <w:t>型号（示例）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4D3A97" w14:textId="77777777" w:rsidR="00B40587" w:rsidRPr="00B40587" w:rsidRDefault="00B40587" w:rsidP="00B40587">
            <w:pPr>
              <w:rPr>
                <w:sz w:val="18"/>
                <w:szCs w:val="18"/>
              </w:rPr>
            </w:pPr>
            <w:r w:rsidRPr="00B40587">
              <w:rPr>
                <w:sz w:val="18"/>
                <w:szCs w:val="18"/>
              </w:rPr>
              <w:t>轴孔直径</w:t>
            </w:r>
            <w:r w:rsidRPr="00B40587">
              <w:rPr>
                <w:sz w:val="18"/>
                <w:szCs w:val="18"/>
              </w:rPr>
              <w:t> 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CD9877" w14:textId="77777777" w:rsidR="00B40587" w:rsidRPr="00B40587" w:rsidRDefault="00B40587" w:rsidP="00B40587">
            <w:pPr>
              <w:rPr>
                <w:sz w:val="18"/>
                <w:szCs w:val="18"/>
              </w:rPr>
            </w:pPr>
            <w:r w:rsidRPr="00B40587">
              <w:rPr>
                <w:sz w:val="18"/>
                <w:szCs w:val="18"/>
              </w:rPr>
              <w:t>外径</w:t>
            </w:r>
            <w:r w:rsidRPr="00B40587">
              <w:rPr>
                <w:sz w:val="18"/>
                <w:szCs w:val="18"/>
              </w:rPr>
              <w:t> 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5EB17F" w14:textId="77777777" w:rsidR="00B40587" w:rsidRPr="00B40587" w:rsidRDefault="00B40587" w:rsidP="00B40587">
            <w:pPr>
              <w:rPr>
                <w:sz w:val="18"/>
                <w:szCs w:val="18"/>
              </w:rPr>
            </w:pPr>
            <w:r w:rsidRPr="00B40587">
              <w:rPr>
                <w:sz w:val="18"/>
                <w:szCs w:val="18"/>
              </w:rPr>
              <w:t>长度</w:t>
            </w:r>
            <w:r w:rsidRPr="00B40587">
              <w:rPr>
                <w:sz w:val="18"/>
                <w:szCs w:val="18"/>
              </w:rPr>
              <w:t> 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CC2BAF" w14:textId="62136AA3" w:rsidR="00B40587" w:rsidRPr="00B40587" w:rsidRDefault="00B40587" w:rsidP="00B40587">
            <w:pPr>
              <w:rPr>
                <w:sz w:val="18"/>
                <w:szCs w:val="18"/>
              </w:rPr>
            </w:pPr>
            <w:r w:rsidRPr="00B40587">
              <w:rPr>
                <w:sz w:val="18"/>
                <w:szCs w:val="18"/>
              </w:rPr>
              <w:t>额定转矩</w:t>
            </w:r>
            <w:r w:rsidRPr="00B40587">
              <w:rPr>
                <w:sz w:val="18"/>
                <w:szCs w:val="18"/>
              </w:rPr>
              <w:t> Tn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B49B30" w14:textId="495A32F0" w:rsidR="00B40587" w:rsidRPr="00B40587" w:rsidRDefault="00B40587" w:rsidP="00B40587">
            <w:pPr>
              <w:rPr>
                <w:sz w:val="18"/>
                <w:szCs w:val="18"/>
              </w:rPr>
            </w:pPr>
            <w:r w:rsidRPr="00B40587">
              <w:rPr>
                <w:sz w:val="18"/>
                <w:szCs w:val="18"/>
              </w:rPr>
              <w:t>最高转速</w:t>
            </w:r>
            <w:r w:rsidRPr="00B40587">
              <w:rPr>
                <w:sz w:val="18"/>
                <w:szCs w:val="18"/>
              </w:rPr>
              <w:t> </w:t>
            </w:r>
            <w:proofErr w:type="spellStart"/>
            <w:r w:rsidRPr="00B40587">
              <w:rPr>
                <w:sz w:val="18"/>
                <w:szCs w:val="18"/>
              </w:rPr>
              <w:t>nmax</w:t>
            </w:r>
            <w:proofErr w:type="spellEnd"/>
          </w:p>
        </w:tc>
      </w:tr>
      <w:tr w:rsidR="00B40587" w:rsidRPr="00B40587" w14:paraId="340FAFF1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3EA9FE" w14:textId="77777777" w:rsidR="00B40587" w:rsidRPr="00B40587" w:rsidRDefault="00B40587" w:rsidP="00B40587">
            <w:pPr>
              <w:rPr>
                <w:sz w:val="18"/>
                <w:szCs w:val="18"/>
              </w:rPr>
            </w:pPr>
            <w:r w:rsidRPr="00B40587">
              <w:rPr>
                <w:sz w:val="18"/>
                <w:szCs w:val="18"/>
              </w:rPr>
              <w:t>MJC-20C-12-12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0C68E4" w14:textId="77777777" w:rsidR="00B40587" w:rsidRPr="00B40587" w:rsidRDefault="00B40587" w:rsidP="00B40587">
            <w:pPr>
              <w:rPr>
                <w:sz w:val="18"/>
                <w:szCs w:val="18"/>
              </w:rPr>
            </w:pPr>
            <w:r w:rsidRPr="00B40587">
              <w:rPr>
                <w:sz w:val="18"/>
                <w:szCs w:val="18"/>
              </w:rPr>
              <w:t>12mm</w:t>
            </w:r>
            <w:r w:rsidRPr="00B40587">
              <w:rPr>
                <w:sz w:val="18"/>
                <w:szCs w:val="18"/>
              </w:rPr>
              <w:t>（双孔）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20B0B8" w14:textId="77777777" w:rsidR="00B40587" w:rsidRPr="00B40587" w:rsidRDefault="00B40587" w:rsidP="00B40587">
            <w:pPr>
              <w:rPr>
                <w:sz w:val="18"/>
                <w:szCs w:val="18"/>
              </w:rPr>
            </w:pPr>
            <w:r w:rsidRPr="00B40587">
              <w:rPr>
                <w:sz w:val="18"/>
                <w:szCs w:val="18"/>
              </w:rPr>
              <w:t>φ20mm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285E09" w14:textId="77777777" w:rsidR="00B40587" w:rsidRPr="00B40587" w:rsidRDefault="00B40587" w:rsidP="00B40587">
            <w:pPr>
              <w:rPr>
                <w:sz w:val="18"/>
                <w:szCs w:val="18"/>
              </w:rPr>
            </w:pPr>
            <w:r w:rsidRPr="00B40587">
              <w:rPr>
                <w:sz w:val="18"/>
                <w:szCs w:val="18"/>
              </w:rPr>
              <w:t>25mm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AC4061" w14:textId="77777777" w:rsidR="00B40587" w:rsidRPr="00B40587" w:rsidRDefault="00B40587" w:rsidP="00B40587">
            <w:pPr>
              <w:rPr>
                <w:sz w:val="18"/>
                <w:szCs w:val="18"/>
              </w:rPr>
            </w:pPr>
            <w:r w:rsidRPr="00B40587">
              <w:rPr>
                <w:sz w:val="18"/>
                <w:szCs w:val="18"/>
              </w:rPr>
              <w:t>2.5N·m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2EC386" w14:textId="77777777" w:rsidR="00B40587" w:rsidRPr="00B40587" w:rsidRDefault="00B40587" w:rsidP="00B40587">
            <w:pPr>
              <w:rPr>
                <w:sz w:val="18"/>
                <w:szCs w:val="18"/>
              </w:rPr>
            </w:pPr>
            <w:r w:rsidRPr="00B40587">
              <w:rPr>
                <w:sz w:val="18"/>
                <w:szCs w:val="18"/>
              </w:rPr>
              <w:t>15000r/min</w:t>
            </w:r>
          </w:p>
        </w:tc>
      </w:tr>
      <w:tr w:rsidR="00B40587" w:rsidRPr="00B40587" w14:paraId="71219709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DD763C" w14:textId="77777777" w:rsidR="00B40587" w:rsidRPr="00B40587" w:rsidRDefault="00B40587" w:rsidP="00B40587">
            <w:pPr>
              <w:rPr>
                <w:sz w:val="18"/>
                <w:szCs w:val="18"/>
              </w:rPr>
            </w:pPr>
            <w:r w:rsidRPr="00B40587">
              <w:rPr>
                <w:sz w:val="18"/>
                <w:szCs w:val="18"/>
              </w:rPr>
              <w:t>MJC-25C-12-12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0DC9CB" w14:textId="77777777" w:rsidR="00B40587" w:rsidRPr="00B40587" w:rsidRDefault="00B40587" w:rsidP="00B40587">
            <w:pPr>
              <w:rPr>
                <w:sz w:val="18"/>
                <w:szCs w:val="18"/>
              </w:rPr>
            </w:pPr>
            <w:r w:rsidRPr="00B40587">
              <w:rPr>
                <w:sz w:val="18"/>
                <w:szCs w:val="18"/>
              </w:rPr>
              <w:t>12mm</w:t>
            </w:r>
            <w:r w:rsidRPr="00B40587">
              <w:rPr>
                <w:sz w:val="18"/>
                <w:szCs w:val="18"/>
              </w:rPr>
              <w:t>（双孔）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033D1A" w14:textId="77777777" w:rsidR="00B40587" w:rsidRPr="00B40587" w:rsidRDefault="00B40587" w:rsidP="00B40587">
            <w:pPr>
              <w:rPr>
                <w:sz w:val="18"/>
                <w:szCs w:val="18"/>
              </w:rPr>
            </w:pPr>
            <w:r w:rsidRPr="00B40587">
              <w:rPr>
                <w:sz w:val="18"/>
                <w:szCs w:val="18"/>
              </w:rPr>
              <w:t>φ25mm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4BC572" w14:textId="77777777" w:rsidR="00B40587" w:rsidRPr="00B40587" w:rsidRDefault="00B40587" w:rsidP="00B40587">
            <w:pPr>
              <w:rPr>
                <w:sz w:val="18"/>
                <w:szCs w:val="18"/>
              </w:rPr>
            </w:pPr>
            <w:r w:rsidRPr="00B40587">
              <w:rPr>
                <w:sz w:val="18"/>
                <w:szCs w:val="18"/>
              </w:rPr>
              <w:t>30mm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E26655" w14:textId="77777777" w:rsidR="00B40587" w:rsidRPr="00B40587" w:rsidRDefault="00B40587" w:rsidP="00B40587">
            <w:pPr>
              <w:rPr>
                <w:sz w:val="18"/>
                <w:szCs w:val="18"/>
              </w:rPr>
            </w:pPr>
            <w:r w:rsidRPr="00B40587">
              <w:rPr>
                <w:sz w:val="18"/>
                <w:szCs w:val="18"/>
              </w:rPr>
              <w:t>5N·m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7C9309" w14:textId="77777777" w:rsidR="00B40587" w:rsidRPr="00B40587" w:rsidRDefault="00B40587" w:rsidP="00B40587">
            <w:pPr>
              <w:rPr>
                <w:sz w:val="18"/>
                <w:szCs w:val="18"/>
              </w:rPr>
            </w:pPr>
            <w:r w:rsidRPr="00B40587">
              <w:rPr>
                <w:sz w:val="18"/>
                <w:szCs w:val="18"/>
              </w:rPr>
              <w:t>12000r/min</w:t>
            </w:r>
          </w:p>
        </w:tc>
      </w:tr>
    </w:tbl>
    <w:p w14:paraId="479A72EB" w14:textId="3AC0FE57" w:rsidR="00B40587" w:rsidRPr="00B40587" w:rsidRDefault="00B40587" w:rsidP="00B40587">
      <w:pPr>
        <w:rPr>
          <w:sz w:val="18"/>
          <w:szCs w:val="18"/>
        </w:rPr>
      </w:pPr>
      <w:r>
        <w:rPr>
          <w:rFonts w:hint="eastAsia"/>
          <w:szCs w:val="21"/>
        </w:rPr>
        <w:t>选用</w:t>
      </w:r>
      <w:r w:rsidRPr="00B40587">
        <w:rPr>
          <w:sz w:val="18"/>
          <w:szCs w:val="18"/>
        </w:rPr>
        <w:t>MJC-25C-12-12</w:t>
      </w:r>
    </w:p>
    <w:p w14:paraId="66703CED" w14:textId="643E89D5" w:rsidR="0074655D" w:rsidRPr="0040587B" w:rsidRDefault="00A46110" w:rsidP="00940BB8">
      <w:pPr>
        <w:rPr>
          <w:szCs w:val="21"/>
        </w:rPr>
      </w:pPr>
      <w:r w:rsidRPr="00A46110">
        <w:rPr>
          <w:szCs w:val="21"/>
        </w:rPr>
        <w:t>弹性体采用聚氨酯（</w:t>
      </w:r>
      <w:r w:rsidRPr="00A46110">
        <w:rPr>
          <w:szCs w:val="21"/>
        </w:rPr>
        <w:t>PU</w:t>
      </w:r>
      <w:r w:rsidRPr="00A46110">
        <w:rPr>
          <w:szCs w:val="21"/>
        </w:rPr>
        <w:t>）或铝合金梅花垫，缓冲减振，能补偿少量径向</w:t>
      </w:r>
      <w:r w:rsidRPr="00A46110">
        <w:rPr>
          <w:szCs w:val="21"/>
        </w:rPr>
        <w:t xml:space="preserve"> / </w:t>
      </w:r>
      <w:r w:rsidRPr="00A46110">
        <w:rPr>
          <w:szCs w:val="21"/>
        </w:rPr>
        <w:t>角向偏差</w:t>
      </w:r>
    </w:p>
    <w:p w14:paraId="146DF320" w14:textId="56E55B57" w:rsidR="00F3174A" w:rsidRDefault="009B6AC3" w:rsidP="00F3174A">
      <w:pPr>
        <w:rPr>
          <w:szCs w:val="21"/>
        </w:rPr>
      </w:pPr>
      <w:r w:rsidRPr="009B6AC3">
        <w:rPr>
          <w:szCs w:val="21"/>
        </w:rPr>
        <w:t xml:space="preserve">MJC-25C-12-12 </w:t>
      </w:r>
      <w:r w:rsidRPr="009B6AC3">
        <w:rPr>
          <w:szCs w:val="21"/>
        </w:rPr>
        <w:t>为夹紧式梅花联轴器，轴端插入长度（单端轴孔深度）标准值为</w:t>
      </w:r>
      <w:r w:rsidRPr="009B6AC3">
        <w:rPr>
          <w:szCs w:val="21"/>
        </w:rPr>
        <w:t> 12mm</w:t>
      </w:r>
      <w:r w:rsidRPr="009B6AC3">
        <w:rPr>
          <w:szCs w:val="21"/>
        </w:rPr>
        <w:t>，双端总长度约</w:t>
      </w:r>
      <w:r w:rsidRPr="009B6AC3">
        <w:rPr>
          <w:szCs w:val="21"/>
        </w:rPr>
        <w:t xml:space="preserve"> 30mm</w:t>
      </w:r>
      <w:r w:rsidRPr="009B6AC3">
        <w:rPr>
          <w:szCs w:val="21"/>
        </w:rPr>
        <w:t>。</w:t>
      </w:r>
      <w:r>
        <w:rPr>
          <w:rFonts w:hint="eastAsia"/>
          <w:szCs w:val="21"/>
        </w:rPr>
        <w:t>所以预留</w:t>
      </w:r>
      <w:r>
        <w:rPr>
          <w:rFonts w:hint="eastAsia"/>
          <w:szCs w:val="21"/>
        </w:rPr>
        <w:t>12mm</w:t>
      </w:r>
      <w:r>
        <w:rPr>
          <w:rFonts w:hint="eastAsia"/>
          <w:szCs w:val="21"/>
        </w:rPr>
        <w:t>提供联轴器轴端插入</w:t>
      </w:r>
    </w:p>
    <w:p w14:paraId="1DB89F17" w14:textId="1151903E" w:rsidR="00851191" w:rsidRPr="004E5C49" w:rsidRDefault="00536FAE" w:rsidP="004E5C49">
      <w:pPr>
        <w:pStyle w:val="af3"/>
        <w:numPr>
          <w:ilvl w:val="0"/>
          <w:numId w:val="8"/>
        </w:numPr>
        <w:ind w:firstLineChars="0"/>
        <w:rPr>
          <w:szCs w:val="21"/>
        </w:rPr>
      </w:pPr>
      <w:r w:rsidRPr="004E5C49">
        <w:rPr>
          <w:rFonts w:hint="eastAsia"/>
          <w:szCs w:val="21"/>
        </w:rPr>
        <w:t>端盖总厚度</w:t>
      </w:r>
      <w:r w:rsidR="004E5C49" w:rsidRPr="004E5C49">
        <w:rPr>
          <w:rFonts w:hint="eastAsia"/>
          <w:szCs w:val="21"/>
        </w:rPr>
        <w:t>10mm</w:t>
      </w:r>
    </w:p>
    <w:p w14:paraId="5E1EFDFC" w14:textId="25C0C15A" w:rsidR="004E5C49" w:rsidRPr="00704F24" w:rsidRDefault="004E5C49" w:rsidP="00704F24">
      <w:pPr>
        <w:pStyle w:val="af3"/>
        <w:numPr>
          <w:ilvl w:val="0"/>
          <w:numId w:val="8"/>
        </w:numPr>
        <w:ind w:firstLineChars="0"/>
        <w:rPr>
          <w:szCs w:val="21"/>
        </w:rPr>
      </w:pPr>
      <w:r w:rsidRPr="00704F24">
        <w:rPr>
          <w:rFonts w:hint="eastAsia"/>
          <w:szCs w:val="21"/>
        </w:rPr>
        <w:t>选用轴承</w:t>
      </w:r>
      <w:r w:rsidRPr="00704F24">
        <w:rPr>
          <w:szCs w:val="21"/>
        </w:rPr>
        <w:t>6201 (</w:t>
      </w:r>
      <w:r w:rsidRPr="00704F24">
        <w:rPr>
          <w:szCs w:val="21"/>
        </w:rPr>
        <w:t>开式</w:t>
      </w:r>
      <w:r w:rsidRPr="00704F24">
        <w:rPr>
          <w:szCs w:val="21"/>
        </w:rPr>
        <w:t xml:space="preserve"> / 2Z/2RS)</w:t>
      </w:r>
      <w:r w:rsidR="00704F24">
        <w:rPr>
          <w:rFonts w:hint="eastAsia"/>
          <w:szCs w:val="21"/>
        </w:rPr>
        <w:t xml:space="preserve"> </w:t>
      </w:r>
      <w:r w:rsidR="00704F24">
        <w:rPr>
          <w:rFonts w:hint="eastAsia"/>
          <w:szCs w:val="21"/>
        </w:rPr>
        <w:t>总厚度为</w:t>
      </w:r>
      <w:r w:rsidR="00704F24">
        <w:rPr>
          <w:rFonts w:hint="eastAsia"/>
          <w:szCs w:val="21"/>
        </w:rPr>
        <w:t>10mm</w:t>
      </w:r>
    </w:p>
    <w:p w14:paraId="0D159DC0" w14:textId="191C68B5" w:rsidR="004E5C49" w:rsidRPr="004E5C49" w:rsidRDefault="00704F24" w:rsidP="004E5C49">
      <w:pPr>
        <w:pStyle w:val="af3"/>
        <w:numPr>
          <w:ilvl w:val="0"/>
          <w:numId w:val="8"/>
        </w:numPr>
        <w:ind w:firstLineChars="0"/>
        <w:rPr>
          <w:szCs w:val="21"/>
        </w:rPr>
      </w:pPr>
      <w:r>
        <w:rPr>
          <w:rFonts w:hint="eastAsia"/>
          <w:szCs w:val="21"/>
        </w:rPr>
        <w:t>由于端盖中空所以卡簧空间已经预留不用增加卡簧空间，五区总长度为</w:t>
      </w:r>
      <w:r w:rsidR="00B71D05">
        <w:rPr>
          <w:rFonts w:hint="eastAsia"/>
          <w:szCs w:val="21"/>
        </w:rPr>
        <w:t>12+10+10=32mm</w:t>
      </w:r>
      <w:r w:rsidR="005E5F92">
        <w:rPr>
          <w:rFonts w:hint="eastAsia"/>
          <w:szCs w:val="21"/>
        </w:rPr>
        <w:t>（卡簧槽与右端一致设计）</w:t>
      </w:r>
    </w:p>
    <w:p w14:paraId="10030276" w14:textId="214B1F84" w:rsidR="00F3174A" w:rsidRPr="005E5F92" w:rsidRDefault="00F3174A" w:rsidP="00F3174A">
      <w:pPr>
        <w:rPr>
          <w:b/>
          <w:bCs/>
          <w:szCs w:val="21"/>
        </w:rPr>
      </w:pPr>
    </w:p>
    <w:p w14:paraId="41AB6073" w14:textId="01A92C69" w:rsidR="00F3174A" w:rsidRDefault="00F3174A" w:rsidP="00F3174A">
      <w:pPr>
        <w:rPr>
          <w:b/>
          <w:bCs/>
          <w:szCs w:val="21"/>
        </w:rPr>
      </w:pPr>
    </w:p>
    <w:tbl>
      <w:tblPr>
        <w:tblpPr w:leftFromText="180" w:rightFromText="180" w:vertAnchor="page" w:horzAnchor="margin" w:tblpY="12526"/>
        <w:tblW w:w="8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02"/>
      </w:tblGrid>
      <w:tr w:rsidR="00B41EAB" w14:paraId="0163E9B6" w14:textId="77777777" w:rsidTr="00B41EAB">
        <w:trPr>
          <w:cantSplit/>
          <w:trHeight w:val="3175"/>
        </w:trPr>
        <w:tc>
          <w:tcPr>
            <w:tcW w:w="8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03C39" w14:textId="77777777" w:rsidR="00B41EAB" w:rsidRPr="00AE28F7" w:rsidRDefault="00B41EAB" w:rsidP="00B41EAB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6CD34DFE" w14:textId="77777777" w:rsidR="00B41EAB" w:rsidRPr="00BC4982" w:rsidRDefault="00B41EAB" w:rsidP="00B41EAB">
            <w:pPr>
              <w:rPr>
                <w:rFonts w:ascii="黑体" w:eastAsia="黑体"/>
                <w:szCs w:val="32"/>
              </w:rPr>
            </w:pPr>
            <w:r w:rsidRPr="00B41EAB">
              <w:rPr>
                <w:rFonts w:ascii="黑体" w:eastAsia="黑体"/>
                <w:noProof/>
                <w:szCs w:val="32"/>
              </w:rPr>
              <w:drawing>
                <wp:inline distT="0" distB="0" distL="0" distR="0" wp14:anchorId="710995E6" wp14:editId="6BB855FB">
                  <wp:extent cx="4804913" cy="1664129"/>
                  <wp:effectExtent l="0" t="0" r="0" b="0"/>
                  <wp:docPr id="1880760888" name="图片 19" descr="图片包含 矩形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760888" name="图片 19" descr="图片包含 矩形&#10;&#10;AI 生成的内容可能不正确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4402" cy="1677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CC7E01" w14:textId="7D93197B" w:rsidR="00F3174A" w:rsidRDefault="00F3174A" w:rsidP="00F3174A">
      <w:pPr>
        <w:rPr>
          <w:b/>
          <w:bCs/>
          <w:szCs w:val="21"/>
        </w:rPr>
      </w:pPr>
    </w:p>
    <w:p w14:paraId="5D2F7AEE" w14:textId="624D7BD9" w:rsidR="00F3174A" w:rsidRDefault="00F3174A" w:rsidP="00F3174A">
      <w:pPr>
        <w:rPr>
          <w:b/>
          <w:bCs/>
          <w:szCs w:val="21"/>
        </w:rPr>
      </w:pPr>
    </w:p>
    <w:p w14:paraId="6C98DD3C" w14:textId="3B9E6ECD" w:rsidR="00145328" w:rsidRPr="00B41EAB" w:rsidRDefault="00145328" w:rsidP="00AE28F7">
      <w:pPr>
        <w:rPr>
          <w:b/>
          <w:bCs/>
          <w:sz w:val="30"/>
          <w:szCs w:val="30"/>
        </w:rPr>
      </w:pPr>
      <w:r w:rsidRPr="00B41EAB">
        <w:rPr>
          <w:rFonts w:hint="eastAsia"/>
          <w:b/>
          <w:bCs/>
          <w:sz w:val="30"/>
          <w:szCs w:val="30"/>
        </w:rPr>
        <w:lastRenderedPageBreak/>
        <w:t xml:space="preserve">4.3 </w:t>
      </w:r>
      <w:r w:rsidRPr="00B41EAB">
        <w:rPr>
          <w:rFonts w:hint="eastAsia"/>
          <w:b/>
          <w:bCs/>
          <w:sz w:val="30"/>
          <w:szCs w:val="30"/>
        </w:rPr>
        <w:t>低速级大齿轮轴的设计</w:t>
      </w:r>
    </w:p>
    <w:p w14:paraId="3293D9C4" w14:textId="5A4F0B06" w:rsidR="00377E54" w:rsidRPr="00B41EAB" w:rsidRDefault="006A1E3E" w:rsidP="00AE28F7"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57" behindDoc="0" locked="0" layoutInCell="1" allowOverlap="1" wp14:anchorId="1D5459F3" wp14:editId="03EE9CA1">
                <wp:simplePos x="0" y="0"/>
                <wp:positionH relativeFrom="column">
                  <wp:posOffset>569344</wp:posOffset>
                </wp:positionH>
                <wp:positionV relativeFrom="paragraph">
                  <wp:posOffset>823536</wp:posOffset>
                </wp:positionV>
                <wp:extent cx="215900" cy="279400"/>
                <wp:effectExtent l="0" t="0" r="0" b="6350"/>
                <wp:wrapNone/>
                <wp:docPr id="462332962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D8AACF" w14:textId="3EBD426B" w:rsidR="006A1E3E" w:rsidRDefault="006A1E3E" w:rsidP="006A1E3E"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459F3" id="_x0000_s1039" type="#_x0000_t202" style="position:absolute;left:0;text-align:left;margin-left:44.85pt;margin-top:64.85pt;width:17pt;height:22pt;z-index:2516583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" fillcolor="white [3201]" stroked="f" strokeweight=".5pt">
                <v:textbox>
                  <w:txbxContent>
                    <w:p w14:paraId="6BD8AACF" w14:textId="3EBD426B" w:rsidR="006A1E3E" w:rsidRDefault="006A1E3E" w:rsidP="006A1E3E">
                      <w:r>
                        <w:rPr>
                          <w:rFonts w:hint="eastAsia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41F8E9F3" wp14:editId="6D181933">
                <wp:simplePos x="0" y="0"/>
                <wp:positionH relativeFrom="column">
                  <wp:posOffset>1328468</wp:posOffset>
                </wp:positionH>
                <wp:positionV relativeFrom="paragraph">
                  <wp:posOffset>839925</wp:posOffset>
                </wp:positionV>
                <wp:extent cx="215900" cy="279400"/>
                <wp:effectExtent l="0" t="0" r="0" b="6350"/>
                <wp:wrapNone/>
                <wp:docPr id="164482016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4860B6" w14:textId="5B567BE4" w:rsidR="006A1E3E" w:rsidRDefault="006A1E3E" w:rsidP="006A1E3E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8E9F3" id="_x0000_s1040" type="#_x0000_t202" style="position:absolute;left:0;text-align:left;margin-left:104.6pt;margin-top:66.15pt;width:17pt;height:22pt;z-index:2516583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" fillcolor="white [3201]" stroked="f" strokeweight=".5pt">
                <v:textbox>
                  <w:txbxContent>
                    <w:p w14:paraId="1B4860B6" w14:textId="5B567BE4" w:rsidR="006A1E3E" w:rsidRDefault="006A1E3E" w:rsidP="006A1E3E">
                      <w:r>
                        <w:rPr>
                          <w:rFonts w:hint="eastAsi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3EC8835A" wp14:editId="12F704CE">
                <wp:simplePos x="0" y="0"/>
                <wp:positionH relativeFrom="column">
                  <wp:posOffset>1708030</wp:posOffset>
                </wp:positionH>
                <wp:positionV relativeFrom="paragraph">
                  <wp:posOffset>797944</wp:posOffset>
                </wp:positionV>
                <wp:extent cx="215900" cy="279400"/>
                <wp:effectExtent l="0" t="0" r="0" b="6350"/>
                <wp:wrapNone/>
                <wp:docPr id="1130140409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AE192C" w14:textId="58497D89" w:rsidR="006A1E3E" w:rsidRDefault="006A1E3E" w:rsidP="006A1E3E"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8835A" id="_x0000_s1041" type="#_x0000_t202" style="position:absolute;left:0;text-align:left;margin-left:134.5pt;margin-top:62.85pt;width:17pt;height:22pt;z-index:2516583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" fillcolor="white [3201]" stroked="f" strokeweight=".5pt">
                <v:textbox>
                  <w:txbxContent>
                    <w:p w14:paraId="54AE192C" w14:textId="58497D89" w:rsidR="006A1E3E" w:rsidRDefault="006A1E3E" w:rsidP="006A1E3E"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09485056" wp14:editId="699FDF81">
                <wp:simplePos x="0" y="0"/>
                <wp:positionH relativeFrom="column">
                  <wp:posOffset>2242868</wp:posOffset>
                </wp:positionH>
                <wp:positionV relativeFrom="paragraph">
                  <wp:posOffset>849990</wp:posOffset>
                </wp:positionV>
                <wp:extent cx="215900" cy="279400"/>
                <wp:effectExtent l="0" t="0" r="0" b="6350"/>
                <wp:wrapNone/>
                <wp:docPr id="252935440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19BCF9" w14:textId="72254FB3" w:rsidR="006A1E3E" w:rsidRDefault="006A1E3E" w:rsidP="006A1E3E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85056" id="_x0000_s1042" type="#_x0000_t202" style="position:absolute;left:0;text-align:left;margin-left:176.6pt;margin-top:66.95pt;width:17pt;height:22pt;z-index:2516583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" fillcolor="white [3201]" stroked="f" strokeweight=".5pt">
                <v:textbox>
                  <w:txbxContent>
                    <w:p w14:paraId="3E19BCF9" w14:textId="72254FB3" w:rsidR="006A1E3E" w:rsidRDefault="006A1E3E" w:rsidP="006A1E3E"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1E02A796" wp14:editId="29B7EB07">
                <wp:simplePos x="0" y="0"/>
                <wp:positionH relativeFrom="column">
                  <wp:posOffset>3666226</wp:posOffset>
                </wp:positionH>
                <wp:positionV relativeFrom="paragraph">
                  <wp:posOffset>823823</wp:posOffset>
                </wp:positionV>
                <wp:extent cx="215900" cy="279400"/>
                <wp:effectExtent l="0" t="0" r="0" b="6350"/>
                <wp:wrapNone/>
                <wp:docPr id="27191139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A42FCC" w14:textId="77777777" w:rsidR="006A1E3E" w:rsidRDefault="006A1E3E" w:rsidP="006A1E3E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2A796" id="_x0000_s1043" type="#_x0000_t202" style="position:absolute;left:0;text-align:left;margin-left:288.7pt;margin-top:64.85pt;width:17pt;height:22pt;z-index:2516583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" fillcolor="white [3201]" stroked="f" strokeweight=".5pt">
                <v:textbox>
                  <w:txbxContent>
                    <w:p w14:paraId="4DA42FCC" w14:textId="77777777" w:rsidR="006A1E3E" w:rsidRDefault="006A1E3E" w:rsidP="006A1E3E"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6A1E3E">
        <w:rPr>
          <w:noProof/>
        </w:rPr>
        <w:drawing>
          <wp:inline distT="0" distB="0" distL="0" distR="0" wp14:anchorId="63299790" wp14:editId="59A9B27A">
            <wp:extent cx="5274310" cy="2110105"/>
            <wp:effectExtent l="0" t="0" r="2540" b="4445"/>
            <wp:docPr id="79432168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EBBE2" w14:textId="77777777" w:rsidR="00BC5E8C" w:rsidRDefault="00BC5E8C" w:rsidP="00BC5E8C">
      <w:pPr>
        <w:rPr>
          <w:b/>
          <w:bCs/>
          <w:sz w:val="28"/>
          <w:szCs w:val="28"/>
        </w:rPr>
      </w:pPr>
      <w:r w:rsidRPr="00EB129C">
        <w:rPr>
          <w:rFonts w:hint="eastAsia"/>
          <w:b/>
          <w:bCs/>
          <w:sz w:val="28"/>
          <w:szCs w:val="28"/>
        </w:rPr>
        <w:t>4.</w:t>
      </w:r>
      <w:r>
        <w:rPr>
          <w:rFonts w:hint="eastAsia"/>
          <w:b/>
          <w:bCs/>
          <w:sz w:val="28"/>
          <w:szCs w:val="28"/>
        </w:rPr>
        <w:t>3</w:t>
      </w:r>
      <w:r w:rsidRPr="00EB129C">
        <w:rPr>
          <w:rFonts w:hint="eastAsia"/>
          <w:b/>
          <w:bCs/>
          <w:sz w:val="28"/>
          <w:szCs w:val="28"/>
        </w:rPr>
        <w:t>.1</w:t>
      </w:r>
      <w:r>
        <w:rPr>
          <w:rFonts w:hint="eastAsia"/>
          <w:b/>
          <w:bCs/>
          <w:sz w:val="28"/>
          <w:szCs w:val="28"/>
        </w:rPr>
        <w:t>一区的设计</w:t>
      </w:r>
    </w:p>
    <w:p w14:paraId="2AEEDF7E" w14:textId="16E4870E" w:rsidR="00EF147A" w:rsidRDefault="00EF147A" w:rsidP="00EF147A">
      <w:pPr>
        <w:rPr>
          <w:szCs w:val="21"/>
        </w:rPr>
      </w:pPr>
      <w:r w:rsidRPr="004830CA">
        <w:rPr>
          <w:rFonts w:hint="eastAsia"/>
          <w:szCs w:val="21"/>
        </w:rPr>
        <w:t>一区为卡簧和连接轴承的地区根据</w:t>
      </w:r>
      <w:r>
        <w:rPr>
          <w:rFonts w:hint="eastAsia"/>
          <w:szCs w:val="21"/>
        </w:rPr>
        <w:t>二</w:t>
      </w:r>
      <w:r w:rsidRPr="004830CA">
        <w:rPr>
          <w:rFonts w:hint="eastAsia"/>
          <w:szCs w:val="21"/>
        </w:rPr>
        <w:t>区的粗细设计，</w:t>
      </w:r>
      <w:r w:rsidR="00425E59">
        <w:rPr>
          <w:rFonts w:hint="eastAsia"/>
          <w:szCs w:val="21"/>
        </w:rPr>
        <w:t>二</w:t>
      </w:r>
      <w:r w:rsidRPr="004830CA">
        <w:rPr>
          <w:rFonts w:hint="eastAsia"/>
          <w:szCs w:val="21"/>
        </w:rPr>
        <w:t>区为公称直径为</w:t>
      </w:r>
      <w:r w:rsidRPr="004830CA">
        <w:rPr>
          <w:rFonts w:hint="eastAsia"/>
          <w:szCs w:val="21"/>
        </w:rPr>
        <w:t>1</w:t>
      </w:r>
      <w:r w:rsidR="00425E59">
        <w:rPr>
          <w:rFonts w:hint="eastAsia"/>
          <w:szCs w:val="21"/>
        </w:rPr>
        <w:t>65</w:t>
      </w:r>
      <w:r w:rsidRPr="004830CA">
        <w:rPr>
          <w:rFonts w:hint="eastAsia"/>
          <w:szCs w:val="21"/>
        </w:rPr>
        <w:t>mm</w:t>
      </w:r>
      <w:r w:rsidRPr="004830CA">
        <w:rPr>
          <w:rFonts w:hint="eastAsia"/>
          <w:szCs w:val="21"/>
        </w:rPr>
        <w:t>的齿轮，其内径一般为</w:t>
      </w:r>
      <w:r w:rsidR="00A941A2">
        <w:rPr>
          <w:rFonts w:hint="eastAsia"/>
          <w:szCs w:val="21"/>
        </w:rPr>
        <w:t>50</w:t>
      </w:r>
      <w:r w:rsidRPr="004830CA">
        <w:rPr>
          <w:rFonts w:hint="eastAsia"/>
          <w:szCs w:val="21"/>
        </w:rPr>
        <w:t>mm</w:t>
      </w:r>
      <w:r w:rsidRPr="004830CA">
        <w:rPr>
          <w:rFonts w:hint="eastAsia"/>
          <w:szCs w:val="21"/>
        </w:rPr>
        <w:t>，所以选用</w:t>
      </w:r>
      <w:r>
        <w:rPr>
          <w:rFonts w:hint="eastAsia"/>
          <w:szCs w:val="21"/>
        </w:rPr>
        <w:t>内径一般为</w:t>
      </w:r>
      <w:r>
        <w:rPr>
          <w:rFonts w:hint="eastAsia"/>
          <w:szCs w:val="21"/>
        </w:rPr>
        <w:t>40mm</w:t>
      </w:r>
      <w:r>
        <w:rPr>
          <w:rFonts w:hint="eastAsia"/>
          <w:szCs w:val="21"/>
        </w:rPr>
        <w:t>的一区，内径为</w:t>
      </w:r>
      <w:r>
        <w:rPr>
          <w:rFonts w:hint="eastAsia"/>
          <w:szCs w:val="21"/>
        </w:rPr>
        <w:t>40mm</w:t>
      </w:r>
      <w:r w:rsidR="00CA149B">
        <w:rPr>
          <w:rFonts w:hint="eastAsia"/>
          <w:szCs w:val="21"/>
        </w:rPr>
        <w:t xml:space="preserve"> </w:t>
      </w:r>
      <w:r w:rsidR="00A941A2">
        <w:rPr>
          <w:rFonts w:ascii="黑体" w:eastAsia="黑体" w:hint="eastAsia"/>
          <w:szCs w:val="32"/>
        </w:rPr>
        <w:t>选用轴承6208（内径40，外径80，厚度18）</w:t>
      </w:r>
      <w:r w:rsidR="00CA149B">
        <w:rPr>
          <w:rFonts w:ascii="黑体" w:eastAsia="黑体" w:hint="eastAsia"/>
          <w:szCs w:val="32"/>
        </w:rPr>
        <w:t>对应的卡簧也已经在前面的设计中选择好了</w:t>
      </w:r>
    </w:p>
    <w:tbl>
      <w:tblPr>
        <w:tblpPr w:leftFromText="180" w:rightFromText="180" w:vertAnchor="text" w:horzAnchor="margin" w:tblpY="354"/>
        <w:tblW w:w="8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5"/>
        <w:gridCol w:w="5266"/>
      </w:tblGrid>
      <w:tr w:rsidR="00FA7897" w:rsidRPr="00CE74FE" w14:paraId="7D8F920E" w14:textId="77777777" w:rsidTr="00D92E29">
        <w:trPr>
          <w:trHeight w:hRule="exact" w:val="582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00444B" w14:textId="77777777" w:rsidR="00FA7897" w:rsidRPr="00CE74FE" w:rsidRDefault="00FA7897" w:rsidP="00D92E29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卡簧规格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48D13B" w14:textId="77777777" w:rsidR="00FA7897" w:rsidRPr="00CE74FE" w:rsidRDefault="00FA7897" w:rsidP="00D92E29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40mm</w:t>
            </w:r>
            <w:r w:rsidRPr="00CE74FE">
              <w:rPr>
                <w:sz w:val="18"/>
                <w:szCs w:val="18"/>
              </w:rPr>
              <w:t>（</w:t>
            </w:r>
            <w:r w:rsidRPr="00CE74FE">
              <w:rPr>
                <w:sz w:val="18"/>
                <w:szCs w:val="18"/>
              </w:rPr>
              <w:t>GB/T 894.1</w:t>
            </w:r>
            <w:r w:rsidRPr="00CE74FE">
              <w:rPr>
                <w:sz w:val="18"/>
                <w:szCs w:val="18"/>
              </w:rPr>
              <w:t>）</w:t>
            </w:r>
          </w:p>
        </w:tc>
      </w:tr>
      <w:tr w:rsidR="00FA7897" w:rsidRPr="00CE74FE" w14:paraId="1FBFD1CA" w14:textId="77777777" w:rsidTr="00D92E29">
        <w:trPr>
          <w:trHeight w:hRule="exact" w:val="582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E32A2F" w14:textId="77777777" w:rsidR="00FA7897" w:rsidRPr="00CE74FE" w:rsidRDefault="00FA7897" w:rsidP="00D92E29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卡簧厚度</w:t>
            </w:r>
            <w:r w:rsidRPr="00CE74FE">
              <w:rPr>
                <w:sz w:val="18"/>
                <w:szCs w:val="18"/>
              </w:rPr>
              <w:t xml:space="preserve"> 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D613BC" w14:textId="77777777" w:rsidR="00FA7897" w:rsidRPr="00CE74FE" w:rsidRDefault="00FA7897" w:rsidP="00D92E29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1.5mm</w:t>
            </w:r>
          </w:p>
        </w:tc>
      </w:tr>
      <w:tr w:rsidR="00FA7897" w:rsidRPr="00CE74FE" w14:paraId="4A3ADB46" w14:textId="77777777" w:rsidTr="00D92E29">
        <w:trPr>
          <w:trHeight w:hRule="exact" w:val="582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DFF898" w14:textId="77777777" w:rsidR="00FA7897" w:rsidRPr="00CE74FE" w:rsidRDefault="00FA7897" w:rsidP="00D92E29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卡簧外径</w:t>
            </w:r>
            <w:r w:rsidRPr="00CE74FE">
              <w:rPr>
                <w:sz w:val="18"/>
                <w:szCs w:val="18"/>
              </w:rPr>
              <w:t xml:space="preserve"> 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509A43" w14:textId="77777777" w:rsidR="00FA7897" w:rsidRPr="00CE74FE" w:rsidRDefault="00FA7897" w:rsidP="00D92E29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48mm</w:t>
            </w:r>
          </w:p>
        </w:tc>
      </w:tr>
    </w:tbl>
    <w:p w14:paraId="3D11C2A9" w14:textId="78A6B6D1" w:rsidR="00781F17" w:rsidRDefault="00781F17" w:rsidP="00AE28F7"/>
    <w:p w14:paraId="71B6247B" w14:textId="7B25C507" w:rsidR="00781F17" w:rsidRDefault="00FA7897" w:rsidP="00AE28F7">
      <w:r>
        <w:rPr>
          <w:rFonts w:hint="eastAsia"/>
        </w:rPr>
        <w:t>卡环槽</w:t>
      </w:r>
      <w:r w:rsidR="00BE79E8">
        <w:rPr>
          <w:rFonts w:hint="eastAsia"/>
        </w:rPr>
        <w:t>位</w:t>
      </w:r>
      <w:r w:rsidR="00BE79E8">
        <w:rPr>
          <w:rFonts w:hint="eastAsia"/>
        </w:rPr>
        <w:t>1.5mm*0.8mm</w:t>
      </w:r>
      <w:r w:rsidR="00BE79E8">
        <w:rPr>
          <w:rFonts w:hint="eastAsia"/>
        </w:rPr>
        <w:t>（槽深）</w:t>
      </w:r>
    </w:p>
    <w:p w14:paraId="10449B3F" w14:textId="457154F7" w:rsidR="00BE79E8" w:rsidRDefault="00BE79E8" w:rsidP="00AE28F7">
      <w:r>
        <w:rPr>
          <w:rFonts w:hint="eastAsia"/>
        </w:rPr>
        <w:t>再加上轴套</w:t>
      </w:r>
      <w:r w:rsidR="00381696">
        <w:rPr>
          <w:rFonts w:hint="eastAsia"/>
        </w:rPr>
        <w:t>对应轴承的外径为</w:t>
      </w:r>
      <w:r w:rsidR="009B65C2">
        <w:rPr>
          <w:rFonts w:hint="eastAsia"/>
        </w:rPr>
        <w:t>52mm</w:t>
      </w:r>
      <w:r w:rsidR="009B65C2">
        <w:rPr>
          <w:rFonts w:hint="eastAsia"/>
        </w:rPr>
        <w:t>长度为</w:t>
      </w:r>
      <w:r w:rsidR="009B65C2">
        <w:rPr>
          <w:rFonts w:hint="eastAsia"/>
        </w:rPr>
        <w:t>15mm</w:t>
      </w:r>
      <w:r w:rsidR="009B65C2">
        <w:rPr>
          <w:rFonts w:hint="eastAsia"/>
        </w:rPr>
        <w:t>齿轮对应外径为</w:t>
      </w:r>
      <w:r w:rsidR="004573EC">
        <w:rPr>
          <w:rFonts w:hint="eastAsia"/>
        </w:rPr>
        <w:t>70mm</w:t>
      </w:r>
      <w:r w:rsidR="004573EC">
        <w:rPr>
          <w:rFonts w:hint="eastAsia"/>
        </w:rPr>
        <w:t>长度为</w:t>
      </w:r>
      <w:r w:rsidR="004573EC">
        <w:rPr>
          <w:rFonts w:hint="eastAsia"/>
        </w:rPr>
        <w:t>63mm</w:t>
      </w:r>
    </w:p>
    <w:p w14:paraId="401B4F11" w14:textId="150B9CC6" w:rsidR="004573EC" w:rsidRDefault="004E6D29" w:rsidP="00AE28F7">
      <w:r>
        <w:rPr>
          <w:rFonts w:hint="eastAsia"/>
        </w:rPr>
        <w:t>对应齿轮间隙为</w:t>
      </w:r>
      <w:r>
        <w:rPr>
          <w:rFonts w:hint="eastAsia"/>
        </w:rPr>
        <w:t xml:space="preserve">3mm </w:t>
      </w:r>
      <w:r>
        <w:rPr>
          <w:rFonts w:hint="eastAsia"/>
        </w:rPr>
        <w:t>一区总长为</w:t>
      </w:r>
      <w:r w:rsidR="00111760">
        <w:rPr>
          <w:rFonts w:hint="eastAsia"/>
        </w:rPr>
        <w:t>63mm+3mm+</w:t>
      </w:r>
      <w:r w:rsidR="00E823B4">
        <w:rPr>
          <w:rFonts w:hint="eastAsia"/>
        </w:rPr>
        <w:t>18mm+9mm</w:t>
      </w:r>
      <w:r w:rsidR="00E823B4">
        <w:rPr>
          <w:rFonts w:hint="eastAsia"/>
        </w:rPr>
        <w:t>（卡簧预留）</w:t>
      </w:r>
      <w:r w:rsidR="00E823B4">
        <w:rPr>
          <w:rFonts w:hint="eastAsia"/>
        </w:rPr>
        <w:t>=</w:t>
      </w:r>
      <w:r w:rsidR="00F108F1">
        <w:rPr>
          <w:rFonts w:hint="eastAsia"/>
        </w:rPr>
        <w:t>108mm</w:t>
      </w:r>
    </w:p>
    <w:p w14:paraId="48800957" w14:textId="77777777" w:rsidR="00C42C20" w:rsidRDefault="00C42C20" w:rsidP="00AE28F7"/>
    <w:p w14:paraId="781DEFA8" w14:textId="77777777" w:rsidR="00C42C20" w:rsidRDefault="00C42C20" w:rsidP="00AE28F7"/>
    <w:p w14:paraId="5BEF170B" w14:textId="77777777" w:rsidR="00C42C20" w:rsidRDefault="00C42C20" w:rsidP="00AE28F7"/>
    <w:p w14:paraId="744C5AE6" w14:textId="77777777" w:rsidR="00C42C20" w:rsidRDefault="00C42C20" w:rsidP="00AE28F7"/>
    <w:p w14:paraId="5B48CB4B" w14:textId="77777777" w:rsidR="00C42C20" w:rsidRDefault="00C42C20" w:rsidP="00AE28F7"/>
    <w:p w14:paraId="649D0309" w14:textId="77777777" w:rsidR="00C42C20" w:rsidRDefault="00C42C20" w:rsidP="00AE28F7"/>
    <w:p w14:paraId="32EDBE79" w14:textId="77777777" w:rsidR="00C42C20" w:rsidRDefault="00C42C20" w:rsidP="00AE28F7"/>
    <w:tbl>
      <w:tblPr>
        <w:tblpPr w:leftFromText="180" w:rightFromText="180" w:vertAnchor="page" w:horzAnchor="margin" w:tblpY="14482"/>
        <w:tblW w:w="8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8"/>
      </w:tblGrid>
      <w:tr w:rsidR="007D2FDE" w14:paraId="67D90112" w14:textId="77777777" w:rsidTr="00D92E29">
        <w:trPr>
          <w:cantSplit/>
          <w:trHeight w:val="1202"/>
        </w:trPr>
        <w:tc>
          <w:tcPr>
            <w:tcW w:w="8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FD854" w14:textId="77777777" w:rsidR="007D2FDE" w:rsidRPr="00AE28F7" w:rsidRDefault="007D2FDE" w:rsidP="00D92E29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0B8AD34E" w14:textId="21BBD47A" w:rsidR="007D2FDE" w:rsidRPr="008A2144" w:rsidRDefault="007D2FDE" w:rsidP="00D92E29">
            <w:pPr>
              <w:rPr>
                <w:rFonts w:ascii="黑体" w:eastAsia="黑体"/>
                <w:szCs w:val="32"/>
              </w:rPr>
            </w:pPr>
            <w:r>
              <w:rPr>
                <w:rFonts w:ascii="黑体" w:eastAsia="黑体" w:hint="eastAsia"/>
                <w:szCs w:val="32"/>
              </w:rPr>
              <w:t>一区长度108mm 直径40mm 配备 15*52+70*63轴套</w:t>
            </w:r>
          </w:p>
        </w:tc>
      </w:tr>
    </w:tbl>
    <w:p w14:paraId="51DB4993" w14:textId="77777777" w:rsidR="00C42C20" w:rsidRPr="007D2FDE" w:rsidRDefault="00C42C20" w:rsidP="00AE28F7"/>
    <w:p w14:paraId="46E856CC" w14:textId="77777777" w:rsidR="00C42C20" w:rsidRDefault="00C42C20" w:rsidP="00AE28F7"/>
    <w:p w14:paraId="490AA93A" w14:textId="77777777" w:rsidR="00C42C20" w:rsidRDefault="00C42C20" w:rsidP="00AE28F7"/>
    <w:p w14:paraId="72D9585E" w14:textId="77777777" w:rsidR="00C42C20" w:rsidRDefault="00C42C20" w:rsidP="00AE28F7"/>
    <w:p w14:paraId="40FF0508" w14:textId="77777777" w:rsidR="00C42C20" w:rsidRDefault="00C42C20" w:rsidP="00AE28F7"/>
    <w:p w14:paraId="770754BB" w14:textId="58B0346E" w:rsidR="00F108F1" w:rsidRDefault="00F108F1" w:rsidP="00F108F1">
      <w:pPr>
        <w:rPr>
          <w:b/>
          <w:bCs/>
          <w:sz w:val="28"/>
          <w:szCs w:val="28"/>
        </w:rPr>
      </w:pPr>
      <w:r w:rsidRPr="00EB129C">
        <w:rPr>
          <w:rFonts w:hint="eastAsia"/>
          <w:b/>
          <w:bCs/>
          <w:sz w:val="28"/>
          <w:szCs w:val="28"/>
        </w:rPr>
        <w:lastRenderedPageBreak/>
        <w:t>4.</w:t>
      </w:r>
      <w:r>
        <w:rPr>
          <w:rFonts w:hint="eastAsia"/>
          <w:b/>
          <w:bCs/>
          <w:sz w:val="28"/>
          <w:szCs w:val="28"/>
        </w:rPr>
        <w:t>3</w:t>
      </w:r>
      <w:r w:rsidRPr="00EB129C">
        <w:rPr>
          <w:rFonts w:hint="eastAsia"/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>2</w:t>
      </w:r>
      <w:r>
        <w:rPr>
          <w:rFonts w:hint="eastAsia"/>
          <w:b/>
          <w:bCs/>
          <w:sz w:val="28"/>
          <w:szCs w:val="28"/>
        </w:rPr>
        <w:t>二区的设计</w:t>
      </w:r>
    </w:p>
    <w:p w14:paraId="14B970EC" w14:textId="2C8C1951" w:rsidR="00B41EAB" w:rsidRPr="00C26C46" w:rsidRDefault="00F108F1" w:rsidP="00AE28F7">
      <w:r w:rsidRPr="00C26C46">
        <w:rPr>
          <w:rFonts w:hint="eastAsia"/>
        </w:rPr>
        <w:t>二区对应齿轮宽度为</w:t>
      </w:r>
      <w:r w:rsidRPr="00C26C46">
        <w:rPr>
          <w:rFonts w:hint="eastAsia"/>
        </w:rPr>
        <w:t>40mm</w:t>
      </w:r>
      <w:r w:rsidRPr="00C26C46">
        <w:rPr>
          <w:rFonts w:hint="eastAsia"/>
        </w:rPr>
        <w:t>减去</w:t>
      </w:r>
      <w:r w:rsidRPr="00C26C46">
        <w:rPr>
          <w:rFonts w:hint="eastAsia"/>
        </w:rPr>
        <w:t>3mm</w:t>
      </w:r>
      <w:r w:rsidRPr="00C26C46">
        <w:rPr>
          <w:rFonts w:hint="eastAsia"/>
        </w:rPr>
        <w:t>间隙为</w:t>
      </w:r>
      <w:r w:rsidR="0040404C" w:rsidRPr="00C26C46">
        <w:rPr>
          <w:rFonts w:hint="eastAsia"/>
        </w:rPr>
        <w:t>37mm</w:t>
      </w:r>
      <w:r w:rsidR="0040404C" w:rsidRPr="00C26C46">
        <w:rPr>
          <w:rFonts w:hint="eastAsia"/>
        </w:rPr>
        <w:t>宽度，我们这里主要校核平键</w:t>
      </w:r>
    </w:p>
    <w:p w14:paraId="3084EDE1" w14:textId="77777777" w:rsidR="00513E26" w:rsidRPr="00513E26" w:rsidRDefault="00513E26" w:rsidP="00513E26">
      <w:r w:rsidRPr="00513E26">
        <w:t>一、已知条件整理</w:t>
      </w:r>
    </w:p>
    <w:p w14:paraId="76A6A3D5" w14:textId="17E5678D" w:rsidR="00513E26" w:rsidRPr="00513E26" w:rsidRDefault="00513E26" w:rsidP="00513E26">
      <w:pPr>
        <w:numPr>
          <w:ilvl w:val="0"/>
          <w:numId w:val="13"/>
        </w:numPr>
      </w:pPr>
      <w:r w:rsidRPr="00513E26">
        <w:t>齿轮轮毂内径（轴的直径）</w:t>
      </w:r>
      <w:r w:rsidRPr="00513E26">
        <w:t>d = 50mm</w:t>
      </w:r>
    </w:p>
    <w:p w14:paraId="71E80D13" w14:textId="146B217D" w:rsidR="00513E26" w:rsidRPr="00513E26" w:rsidRDefault="00513E26" w:rsidP="00513E26">
      <w:pPr>
        <w:numPr>
          <w:ilvl w:val="0"/>
          <w:numId w:val="13"/>
        </w:numPr>
      </w:pPr>
      <w:r w:rsidRPr="00513E26">
        <w:t>齿轮有效宽度（轮毂配合宽度）</w:t>
      </w:r>
      <w:r w:rsidRPr="00513E26">
        <w:t>B = 37mm</w:t>
      </w:r>
    </w:p>
    <w:p w14:paraId="3869E9A9" w14:textId="0B90EBB1" w:rsidR="0040404C" w:rsidRPr="00C26C46" w:rsidRDefault="00513E26" w:rsidP="00AE28F7">
      <w:pPr>
        <w:numPr>
          <w:ilvl w:val="0"/>
          <w:numId w:val="13"/>
        </w:numPr>
      </w:pPr>
      <w:r w:rsidRPr="00513E26">
        <w:t>传递转矩</w:t>
      </w:r>
      <w:r w:rsidR="00C42C20" w:rsidRPr="00C26C46">
        <w:t>18*10^3N*mm</w:t>
      </w:r>
    </w:p>
    <w:p w14:paraId="716BBC45" w14:textId="77777777" w:rsidR="00C42C20" w:rsidRPr="00C42C20" w:rsidRDefault="00C42C20" w:rsidP="00C42C20">
      <w:r w:rsidRPr="00C42C20">
        <w:t>二、平键选型（依据</w:t>
      </w:r>
      <w:r w:rsidRPr="00C42C20">
        <w:t xml:space="preserve"> GB/T 1095-2003</w:t>
      </w:r>
      <w:r w:rsidRPr="00C42C20">
        <w:t>）</w:t>
      </w:r>
    </w:p>
    <w:p w14:paraId="4D228B4B" w14:textId="77777777" w:rsidR="00C42C20" w:rsidRPr="00C42C20" w:rsidRDefault="00C42C20" w:rsidP="00C42C20">
      <w:r w:rsidRPr="00C42C20">
        <w:t xml:space="preserve">1. </w:t>
      </w:r>
      <w:r w:rsidRPr="00C42C20">
        <w:t>截面尺寸选型</w:t>
      </w:r>
    </w:p>
    <w:p w14:paraId="41468933" w14:textId="77777777" w:rsidR="00C42C20" w:rsidRPr="00C42C20" w:rsidRDefault="00C42C20" w:rsidP="00C42C20">
      <w:r w:rsidRPr="00C42C20">
        <w:t>根据轴径</w:t>
      </w:r>
      <w:r w:rsidRPr="00C42C20">
        <w:t> \(d=50\ \text{mm}\) </w:t>
      </w:r>
      <w:r w:rsidRPr="00C42C20">
        <w:t>查表，匹配普通</w:t>
      </w:r>
      <w:r w:rsidRPr="00C42C20">
        <w:t xml:space="preserve"> A </w:t>
      </w:r>
      <w:r w:rsidRPr="00C42C20">
        <w:t>型平键的截面尺寸：</w:t>
      </w:r>
    </w:p>
    <w:p w14:paraId="4A0A31E8" w14:textId="09D0C5EB" w:rsidR="00C42C20" w:rsidRPr="00C42C20" w:rsidRDefault="00C42C20" w:rsidP="00C42C20">
      <w:pPr>
        <w:numPr>
          <w:ilvl w:val="0"/>
          <w:numId w:val="14"/>
        </w:numPr>
      </w:pPr>
      <w:r w:rsidRPr="00C42C20">
        <w:t>键的宽度：</w:t>
      </w:r>
      <w:r w:rsidRPr="00C42C20">
        <w:t>b = 14mm</w:t>
      </w:r>
    </w:p>
    <w:p w14:paraId="04297CF5" w14:textId="5D5E739C" w:rsidR="00C42C20" w:rsidRPr="00C42C20" w:rsidRDefault="00C42C20" w:rsidP="00C42C20">
      <w:pPr>
        <w:numPr>
          <w:ilvl w:val="0"/>
          <w:numId w:val="14"/>
        </w:numPr>
      </w:pPr>
      <w:r w:rsidRPr="00C42C20">
        <w:t>键的高度：</w:t>
      </w:r>
      <w:r w:rsidRPr="00C42C20">
        <w:t>h = 9m</w:t>
      </w:r>
      <w:r w:rsidRPr="00C26C46">
        <w:rPr>
          <w:rFonts w:hint="eastAsia"/>
        </w:rPr>
        <w:t>m</w:t>
      </w:r>
    </w:p>
    <w:p w14:paraId="46AB7727" w14:textId="77777777" w:rsidR="00C42C20" w:rsidRPr="00C42C20" w:rsidRDefault="00C42C20" w:rsidP="00C42C20">
      <w:r w:rsidRPr="00C42C20">
        <w:t xml:space="preserve">2. </w:t>
      </w:r>
      <w:r w:rsidRPr="00C42C20">
        <w:t>键长选型</w:t>
      </w:r>
    </w:p>
    <w:p w14:paraId="3B06FD31" w14:textId="59A77611" w:rsidR="00C42C20" w:rsidRPr="00C42C20" w:rsidRDefault="00C42C20" w:rsidP="00C42C20">
      <w:r w:rsidRPr="00C42C20">
        <w:t>键的长度</w:t>
      </w:r>
      <w:r w:rsidRPr="00C42C20">
        <w:t> L </w:t>
      </w:r>
      <w:r w:rsidRPr="00C42C20">
        <w:t>需小于齿轮有效配合宽度</w:t>
      </w:r>
      <w:r w:rsidRPr="00C42C20">
        <w:t> B=37mm</w:t>
      </w:r>
      <w:r w:rsidRPr="00C42C20">
        <w:t>，且符合</w:t>
      </w:r>
      <w:r w:rsidRPr="00C42C20">
        <w:t xml:space="preserve"> GB/T 1096-2003 </w:t>
      </w:r>
      <w:r w:rsidRPr="00C42C20">
        <w:t>标准长度系列，选取</w:t>
      </w:r>
      <w:r w:rsidRPr="00C42C20">
        <w:t> L=35mm</w:t>
      </w:r>
    </w:p>
    <w:p w14:paraId="345B429E" w14:textId="20C7E88E" w:rsidR="00C42C20" w:rsidRPr="00C26C46" w:rsidRDefault="00367110" w:rsidP="00C42C20">
      <w:r w:rsidRPr="00C26C46">
        <w:t>最终选型：</w:t>
      </w:r>
      <w:bookmarkStart w:id="19" w:name="OLE_LINK19"/>
      <w:r w:rsidRPr="00C26C46">
        <w:t xml:space="preserve">GB/T 1096-2003 </w:t>
      </w:r>
      <w:r w:rsidRPr="00C26C46">
        <w:t>平键</w:t>
      </w:r>
      <w:r w:rsidRPr="00C26C46">
        <w:t xml:space="preserve"> 14×9×35</w:t>
      </w:r>
    </w:p>
    <w:bookmarkEnd w:id="19"/>
    <w:p w14:paraId="58D6CEE7" w14:textId="77777777" w:rsidR="00367110" w:rsidRPr="00367110" w:rsidRDefault="00367110" w:rsidP="00367110">
      <w:r w:rsidRPr="00367110">
        <w:t xml:space="preserve">3. </w:t>
      </w:r>
      <w:r w:rsidRPr="00367110">
        <w:t>材料选择</w:t>
      </w:r>
    </w:p>
    <w:p w14:paraId="43CC4BA9" w14:textId="77777777" w:rsidR="00367110" w:rsidRPr="00367110" w:rsidRDefault="00367110" w:rsidP="00367110">
      <w:r w:rsidRPr="00367110">
        <w:t>键的材料选用</w:t>
      </w:r>
      <w:r w:rsidRPr="00367110">
        <w:t xml:space="preserve">45 </w:t>
      </w:r>
      <w:r w:rsidRPr="00367110">
        <w:t>钢，满足剪切与挤压强度要求。</w:t>
      </w:r>
    </w:p>
    <w:p w14:paraId="3E611097" w14:textId="77777777" w:rsidR="00367110" w:rsidRPr="00367110" w:rsidRDefault="00367110" w:rsidP="00367110">
      <w:r w:rsidRPr="00367110">
        <w:t>三、平键强度校核</w:t>
      </w:r>
    </w:p>
    <w:p w14:paraId="2CC64F57" w14:textId="77777777" w:rsidR="00367110" w:rsidRPr="00367110" w:rsidRDefault="00367110" w:rsidP="00367110">
      <w:r w:rsidRPr="00367110">
        <w:t>平键静连接的主要失效形式为</w:t>
      </w:r>
      <w:r w:rsidRPr="00367110">
        <w:t> </w:t>
      </w:r>
      <w:r w:rsidRPr="00367110">
        <w:t>键、轴槽或轮毂槽工作面的压溃，需优先校核挤压强度；同时校核键的剪切强度（次要失效形式）。</w:t>
      </w:r>
    </w:p>
    <w:p w14:paraId="4EDE9851" w14:textId="77777777" w:rsidR="00367110" w:rsidRPr="00367110" w:rsidRDefault="00367110" w:rsidP="00367110">
      <w:r w:rsidRPr="00367110">
        <w:t xml:space="preserve">1. </w:t>
      </w:r>
      <w:r w:rsidRPr="00367110">
        <w:t>挤压强度校核</w:t>
      </w:r>
    </w:p>
    <w:p w14:paraId="4C8641DA" w14:textId="77777777" w:rsidR="00367110" w:rsidRPr="00367110" w:rsidRDefault="00367110" w:rsidP="00367110">
      <w:r w:rsidRPr="00367110">
        <w:t>公式及参数定义</w:t>
      </w:r>
    </w:p>
    <w:p w14:paraId="55992DA6" w14:textId="77777777" w:rsidR="00367110" w:rsidRPr="00367110" w:rsidRDefault="00367110" w:rsidP="00367110">
      <w:r w:rsidRPr="00367110">
        <w:t>静连接挤压应力计算公式：</w:t>
      </w:r>
    </w:p>
    <w:p w14:paraId="5B3787D7" w14:textId="17356BDD" w:rsidR="00B41EAB" w:rsidRPr="00C26C46" w:rsidRDefault="00367110" w:rsidP="00AE28F7">
      <w:r w:rsidRPr="00C26C46">
        <w:rPr>
          <w:noProof/>
        </w:rPr>
        <w:drawing>
          <wp:inline distT="0" distB="0" distL="0" distR="0" wp14:anchorId="6C56EA97" wp14:editId="49EFFFCE">
            <wp:extent cx="1276985" cy="284480"/>
            <wp:effectExtent l="0" t="0" r="0" b="1270"/>
            <wp:docPr id="58145667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985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02A63" w14:textId="77777777" w:rsidR="008A6324" w:rsidRPr="008A6324" w:rsidRDefault="008A6324" w:rsidP="008A6324">
      <w:r w:rsidRPr="008A6324">
        <w:t>计算过程</w:t>
      </w:r>
    </w:p>
    <w:p w14:paraId="02F26F3A" w14:textId="10BA81E9" w:rsidR="00B41EAB" w:rsidRPr="00C26C46" w:rsidRDefault="008A6324" w:rsidP="00AE28F7">
      <w:r w:rsidRPr="00C26C46">
        <w:rPr>
          <w:noProof/>
        </w:rPr>
        <w:drawing>
          <wp:anchor distT="0" distB="0" distL="114300" distR="114300" simplePos="0" relativeHeight="251658358" behindDoc="0" locked="0" layoutInCell="1" allowOverlap="1" wp14:anchorId="3D07FADE" wp14:editId="0D0E185D">
            <wp:simplePos x="0" y="0"/>
            <wp:positionH relativeFrom="margin">
              <wp:align>left</wp:align>
            </wp:positionH>
            <wp:positionV relativeFrom="paragraph">
              <wp:posOffset>17721</wp:posOffset>
            </wp:positionV>
            <wp:extent cx="2139351" cy="257258"/>
            <wp:effectExtent l="0" t="0" r="0" b="9525"/>
            <wp:wrapNone/>
            <wp:docPr id="89217956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351" cy="257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84591F" w14:textId="77777777" w:rsidR="00B41EAB" w:rsidRPr="00C26C46" w:rsidRDefault="00B41EAB" w:rsidP="00AE28F7"/>
    <w:p w14:paraId="75A85D40" w14:textId="77777777" w:rsidR="008A6324" w:rsidRPr="008A6324" w:rsidRDefault="008A6324" w:rsidP="008A6324">
      <w:r w:rsidRPr="008A6324">
        <w:t xml:space="preserve">2. </w:t>
      </w:r>
      <w:r w:rsidRPr="008A6324">
        <w:t>剪切强度校核（验证）</w:t>
      </w:r>
    </w:p>
    <w:p w14:paraId="570E6433" w14:textId="77777777" w:rsidR="008A6324" w:rsidRPr="008A6324" w:rsidRDefault="008A6324" w:rsidP="008A6324">
      <w:r w:rsidRPr="008A6324">
        <w:t>公式及参数定义</w:t>
      </w:r>
    </w:p>
    <w:p w14:paraId="5E26CD6B" w14:textId="77777777" w:rsidR="008A6324" w:rsidRPr="008A6324" w:rsidRDefault="008A6324" w:rsidP="008A6324">
      <w:r w:rsidRPr="008A6324">
        <w:t>键的剪切应力计算公式：</w:t>
      </w:r>
    </w:p>
    <w:p w14:paraId="19070E0F" w14:textId="447ABA9B" w:rsidR="00B41EAB" w:rsidRPr="00C26C46" w:rsidRDefault="00C26C46" w:rsidP="00AE28F7">
      <w:r w:rsidRPr="00C26C46">
        <w:rPr>
          <w:noProof/>
        </w:rPr>
        <w:drawing>
          <wp:anchor distT="0" distB="0" distL="114300" distR="114300" simplePos="0" relativeHeight="251658359" behindDoc="0" locked="0" layoutInCell="1" allowOverlap="1" wp14:anchorId="60D091C9" wp14:editId="5B27B7DC">
            <wp:simplePos x="0" y="0"/>
            <wp:positionH relativeFrom="column">
              <wp:posOffset>2497263</wp:posOffset>
            </wp:positionH>
            <wp:positionV relativeFrom="paragraph">
              <wp:posOffset>295072</wp:posOffset>
            </wp:positionV>
            <wp:extent cx="2113472" cy="250875"/>
            <wp:effectExtent l="0" t="0" r="1270" b="0"/>
            <wp:wrapNone/>
            <wp:docPr id="119958540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472" cy="2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592F" w:rsidRPr="00C26C46">
        <w:rPr>
          <w:noProof/>
        </w:rPr>
        <w:drawing>
          <wp:inline distT="0" distB="0" distL="0" distR="0" wp14:anchorId="1F45F512" wp14:editId="62E4D3FC">
            <wp:extent cx="828136" cy="267643"/>
            <wp:effectExtent l="0" t="0" r="0" b="0"/>
            <wp:docPr id="18540719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436" cy="270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7E0AA" w14:textId="71E240C7" w:rsidR="0075592F" w:rsidRPr="0075592F" w:rsidRDefault="0075592F" w:rsidP="0075592F">
      <w:r w:rsidRPr="0075592F">
        <w:t>[t</w:t>
      </w:r>
      <w:r w:rsidRPr="00C26C46">
        <w:t>]</w:t>
      </w:r>
      <w:r w:rsidRPr="0075592F">
        <w:t>：</w:t>
      </w:r>
      <w:r w:rsidRPr="0075592F">
        <w:t xml:space="preserve">45 </w:t>
      </w:r>
      <w:r w:rsidRPr="0075592F">
        <w:t>钢许用剪切应力，取</w:t>
      </w:r>
      <w:r w:rsidRPr="0075592F">
        <w:t>(80MPa)</w:t>
      </w:r>
    </w:p>
    <w:p w14:paraId="76366B96" w14:textId="507C8183" w:rsidR="00B41EAB" w:rsidRPr="0075592F" w:rsidRDefault="00C26C46" w:rsidP="00AE28F7">
      <w:r w:rsidRPr="00C26C46">
        <w:t>平键连接强度完全满足使用要求。</w:t>
      </w:r>
    </w:p>
    <w:p w14:paraId="0E97CB23" w14:textId="77777777" w:rsidR="00B41EAB" w:rsidRDefault="00B41EAB" w:rsidP="00AE28F7"/>
    <w:p w14:paraId="174482F2" w14:textId="77777777" w:rsidR="00B41EAB" w:rsidRDefault="00B41EAB" w:rsidP="00AE28F7"/>
    <w:p w14:paraId="1BC0280C" w14:textId="77777777" w:rsidR="00B41EAB" w:rsidRDefault="00B41EAB" w:rsidP="00AE28F7"/>
    <w:tbl>
      <w:tblPr>
        <w:tblpPr w:leftFromText="180" w:rightFromText="180" w:vertAnchor="page" w:horzAnchor="margin" w:tblpY="13721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135ED2" w14:paraId="189CB09E" w14:textId="77777777" w:rsidTr="00D92E29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38D60" w14:textId="77777777" w:rsidR="00135ED2" w:rsidRPr="00AE28F7" w:rsidRDefault="00135ED2" w:rsidP="00D92E29">
            <w:pPr>
              <w:rPr>
                <w:rFonts w:ascii="黑体" w:eastAsia="黑体"/>
                <w:b/>
                <w:bCs/>
                <w:szCs w:val="32"/>
              </w:rPr>
            </w:pPr>
          </w:p>
          <w:p w14:paraId="372340AA" w14:textId="77777777" w:rsidR="00135ED2" w:rsidRPr="00AE28F7" w:rsidRDefault="00135ED2" w:rsidP="00D92E29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5E749AB7" w14:textId="2AFFF667" w:rsidR="00135ED2" w:rsidRPr="00135ED2" w:rsidRDefault="00135ED2" w:rsidP="00D92E29">
            <w:r>
              <w:rPr>
                <w:rFonts w:ascii="黑体" w:eastAsia="黑体" w:hint="eastAsia"/>
                <w:szCs w:val="32"/>
              </w:rPr>
              <w:t>选用平键</w:t>
            </w:r>
            <w:r w:rsidRPr="00E860D7">
              <w:rPr>
                <w:b/>
                <w:bCs/>
                <w:szCs w:val="21"/>
              </w:rPr>
              <w:t xml:space="preserve"> </w:t>
            </w:r>
            <w:r w:rsidRPr="00C26C46">
              <w:t xml:space="preserve">GB/T 1096-2003 </w:t>
            </w:r>
            <w:r w:rsidRPr="00C26C46">
              <w:t>平键</w:t>
            </w:r>
            <w:r w:rsidRPr="00C26C46">
              <w:t xml:space="preserve"> 14×9×35</w:t>
            </w:r>
            <w:r>
              <w:rPr>
                <w:rFonts w:hint="eastAsia"/>
              </w:rPr>
              <w:t xml:space="preserve"> </w:t>
            </w:r>
            <w:r w:rsidRPr="008D28AD">
              <w:rPr>
                <w:rFonts w:hint="eastAsia"/>
                <w:szCs w:val="21"/>
              </w:rPr>
              <w:t xml:space="preserve"> 2</w:t>
            </w:r>
            <w:r w:rsidRPr="008D28AD">
              <w:rPr>
                <w:rFonts w:hint="eastAsia"/>
                <w:szCs w:val="21"/>
              </w:rPr>
              <w:t>区长度为</w:t>
            </w:r>
            <w:r w:rsidRPr="008D28AD">
              <w:rPr>
                <w:rFonts w:hint="eastAsia"/>
                <w:szCs w:val="21"/>
              </w:rPr>
              <w:t>27mm</w:t>
            </w:r>
            <w:r w:rsidRPr="008D28AD">
              <w:rPr>
                <w:rFonts w:hint="eastAsia"/>
                <w:szCs w:val="21"/>
              </w:rPr>
              <w:t>，直径为</w:t>
            </w:r>
            <w:r w:rsidR="008D28AD" w:rsidRPr="008D28AD">
              <w:rPr>
                <w:rFonts w:hint="eastAsia"/>
                <w:szCs w:val="21"/>
              </w:rPr>
              <w:t>50</w:t>
            </w:r>
            <w:r w:rsidRPr="008D28AD">
              <w:rPr>
                <w:rFonts w:hint="eastAsia"/>
                <w:szCs w:val="21"/>
              </w:rPr>
              <w:t>mm</w:t>
            </w:r>
          </w:p>
          <w:p w14:paraId="3A6039F8" w14:textId="77777777" w:rsidR="00135ED2" w:rsidRPr="00BC4982" w:rsidRDefault="00135ED2" w:rsidP="00D92E29">
            <w:pPr>
              <w:rPr>
                <w:rFonts w:ascii="黑体" w:eastAsia="黑体"/>
                <w:szCs w:val="32"/>
              </w:rPr>
            </w:pPr>
          </w:p>
        </w:tc>
      </w:tr>
    </w:tbl>
    <w:p w14:paraId="75E905BA" w14:textId="6D42BA6D" w:rsidR="008D28AD" w:rsidRDefault="008D28AD" w:rsidP="008D28AD">
      <w:pPr>
        <w:rPr>
          <w:b/>
          <w:bCs/>
          <w:sz w:val="28"/>
          <w:szCs w:val="28"/>
        </w:rPr>
      </w:pPr>
      <w:r w:rsidRPr="00EB129C">
        <w:rPr>
          <w:rFonts w:hint="eastAsia"/>
          <w:b/>
          <w:bCs/>
          <w:sz w:val="28"/>
          <w:szCs w:val="28"/>
        </w:rPr>
        <w:lastRenderedPageBreak/>
        <w:t>4.</w:t>
      </w:r>
      <w:r>
        <w:rPr>
          <w:rFonts w:hint="eastAsia"/>
          <w:b/>
          <w:bCs/>
          <w:sz w:val="28"/>
          <w:szCs w:val="28"/>
        </w:rPr>
        <w:t>3.3</w:t>
      </w:r>
      <w:r>
        <w:rPr>
          <w:rFonts w:hint="eastAsia"/>
          <w:b/>
          <w:bCs/>
          <w:sz w:val="28"/>
          <w:szCs w:val="28"/>
        </w:rPr>
        <w:t>三区的设计</w:t>
      </w:r>
    </w:p>
    <w:p w14:paraId="7CDB7647" w14:textId="07D4F7EF" w:rsidR="00105060" w:rsidRDefault="008D28AD" w:rsidP="00AE28F7">
      <w:r>
        <w:rPr>
          <w:rFonts w:hint="eastAsia"/>
        </w:rPr>
        <w:t>三区分别为轴肩左侧与轴承连接所以半径减少</w:t>
      </w:r>
      <w:r w:rsidR="00105060">
        <w:rPr>
          <w:rFonts w:hint="eastAsia"/>
        </w:rPr>
        <w:t>右侧轴肩的直径为</w:t>
      </w:r>
      <w:r w:rsidR="00105060">
        <w:rPr>
          <w:rFonts w:hint="eastAsia"/>
        </w:rPr>
        <w:t>70mm</w:t>
      </w:r>
      <w:r w:rsidR="00105060">
        <w:rPr>
          <w:rFonts w:hint="eastAsia"/>
        </w:rPr>
        <w:t>长度为</w:t>
      </w:r>
      <w:r w:rsidR="00105060">
        <w:rPr>
          <w:rFonts w:hint="eastAsia"/>
        </w:rPr>
        <w:t>10mm</w:t>
      </w:r>
      <w:r w:rsidR="00105060">
        <w:rPr>
          <w:rFonts w:hint="eastAsia"/>
        </w:rPr>
        <w:t>左侧与轴承连接的长度为</w:t>
      </w:r>
      <w:r w:rsidR="00C22A9C">
        <w:rPr>
          <w:rFonts w:hint="eastAsia"/>
        </w:rPr>
        <w:t xml:space="preserve">10mm </w:t>
      </w:r>
      <w:r w:rsidR="00C22A9C">
        <w:rPr>
          <w:rFonts w:hint="eastAsia"/>
        </w:rPr>
        <w:t>直径为</w:t>
      </w:r>
      <w:r w:rsidR="00C22A9C">
        <w:rPr>
          <w:rFonts w:hint="eastAsia"/>
        </w:rPr>
        <w:t>52mm</w:t>
      </w:r>
    </w:p>
    <w:p w14:paraId="419CF82E" w14:textId="34DA8239" w:rsidR="00C22A9C" w:rsidRDefault="00C22A9C" w:rsidP="00C22A9C">
      <w:pPr>
        <w:rPr>
          <w:b/>
          <w:bCs/>
          <w:sz w:val="28"/>
          <w:szCs w:val="28"/>
        </w:rPr>
      </w:pPr>
      <w:r w:rsidRPr="00EB129C">
        <w:rPr>
          <w:rFonts w:hint="eastAsia"/>
          <w:b/>
          <w:bCs/>
          <w:sz w:val="28"/>
          <w:szCs w:val="28"/>
        </w:rPr>
        <w:t>4.</w:t>
      </w:r>
      <w:r>
        <w:rPr>
          <w:rFonts w:hint="eastAsia"/>
          <w:b/>
          <w:bCs/>
          <w:sz w:val="28"/>
          <w:szCs w:val="28"/>
        </w:rPr>
        <w:t>3.4</w:t>
      </w:r>
      <w:r>
        <w:rPr>
          <w:rFonts w:hint="eastAsia"/>
          <w:b/>
          <w:bCs/>
          <w:sz w:val="28"/>
          <w:szCs w:val="28"/>
        </w:rPr>
        <w:t>四区的设计</w:t>
      </w:r>
    </w:p>
    <w:p w14:paraId="33DA79AA" w14:textId="527C132C" w:rsidR="00C22A9C" w:rsidRPr="00135ED2" w:rsidRDefault="00E52CE3" w:rsidP="00AE28F7">
      <w:r>
        <w:rPr>
          <w:rFonts w:hint="eastAsia"/>
        </w:rPr>
        <w:t>四区设计与二区中轴承的设计类似</w:t>
      </w:r>
    </w:p>
    <w:p w14:paraId="377E4EC3" w14:textId="77777777" w:rsidR="00E52CE3" w:rsidRDefault="00E52CE3" w:rsidP="00E52CE3">
      <w:pPr>
        <w:rPr>
          <w:szCs w:val="21"/>
        </w:rPr>
      </w:pPr>
      <w:r>
        <w:rPr>
          <w:rFonts w:ascii="黑体" w:eastAsia="黑体" w:hint="eastAsia"/>
          <w:szCs w:val="32"/>
        </w:rPr>
        <w:t>选用轴承6208（内径40，外径80，厚度18）对应的卡簧也已经在前面的设计中选择好了</w:t>
      </w:r>
    </w:p>
    <w:tbl>
      <w:tblPr>
        <w:tblpPr w:leftFromText="180" w:rightFromText="180" w:vertAnchor="text" w:horzAnchor="margin" w:tblpY="354"/>
        <w:tblW w:w="8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5"/>
        <w:gridCol w:w="5266"/>
      </w:tblGrid>
      <w:tr w:rsidR="00E52CE3" w:rsidRPr="00CE74FE" w14:paraId="0E339FBA" w14:textId="77777777" w:rsidTr="00D92E29">
        <w:trPr>
          <w:trHeight w:hRule="exact" w:val="582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A06469" w14:textId="77777777" w:rsidR="00E52CE3" w:rsidRPr="00CE74FE" w:rsidRDefault="00E52CE3" w:rsidP="00D92E29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卡簧规格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38D441" w14:textId="77777777" w:rsidR="00E52CE3" w:rsidRPr="00CE74FE" w:rsidRDefault="00E52CE3" w:rsidP="00D92E29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40mm</w:t>
            </w:r>
            <w:r w:rsidRPr="00CE74FE">
              <w:rPr>
                <w:sz w:val="18"/>
                <w:szCs w:val="18"/>
              </w:rPr>
              <w:t>（</w:t>
            </w:r>
            <w:r w:rsidRPr="00CE74FE">
              <w:rPr>
                <w:sz w:val="18"/>
                <w:szCs w:val="18"/>
              </w:rPr>
              <w:t>GB/T 894.1</w:t>
            </w:r>
            <w:r w:rsidRPr="00CE74FE">
              <w:rPr>
                <w:sz w:val="18"/>
                <w:szCs w:val="18"/>
              </w:rPr>
              <w:t>）</w:t>
            </w:r>
          </w:p>
        </w:tc>
      </w:tr>
      <w:tr w:rsidR="00E52CE3" w:rsidRPr="00CE74FE" w14:paraId="3B3BC093" w14:textId="77777777" w:rsidTr="00D92E29">
        <w:trPr>
          <w:trHeight w:hRule="exact" w:val="582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835B70" w14:textId="77777777" w:rsidR="00E52CE3" w:rsidRPr="00CE74FE" w:rsidRDefault="00E52CE3" w:rsidP="00D92E29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卡簧厚度</w:t>
            </w:r>
            <w:r w:rsidRPr="00CE74FE">
              <w:rPr>
                <w:sz w:val="18"/>
                <w:szCs w:val="18"/>
              </w:rPr>
              <w:t xml:space="preserve"> 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57D2B8" w14:textId="77777777" w:rsidR="00E52CE3" w:rsidRPr="00CE74FE" w:rsidRDefault="00E52CE3" w:rsidP="00D92E29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1.5mm</w:t>
            </w:r>
          </w:p>
        </w:tc>
      </w:tr>
      <w:tr w:rsidR="00E52CE3" w:rsidRPr="00CE74FE" w14:paraId="1EA6DFDC" w14:textId="77777777" w:rsidTr="00D92E29">
        <w:trPr>
          <w:trHeight w:hRule="exact" w:val="582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57982C" w14:textId="77777777" w:rsidR="00E52CE3" w:rsidRPr="00CE74FE" w:rsidRDefault="00E52CE3" w:rsidP="00D92E29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卡簧外径</w:t>
            </w:r>
            <w:r w:rsidRPr="00CE74FE">
              <w:rPr>
                <w:sz w:val="18"/>
                <w:szCs w:val="18"/>
              </w:rPr>
              <w:t xml:space="preserve"> 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75C8D9" w14:textId="77777777" w:rsidR="00E52CE3" w:rsidRPr="00CE74FE" w:rsidRDefault="00E52CE3" w:rsidP="00D92E29">
            <w:pPr>
              <w:rPr>
                <w:sz w:val="18"/>
                <w:szCs w:val="18"/>
              </w:rPr>
            </w:pPr>
            <w:r w:rsidRPr="00CE74FE">
              <w:rPr>
                <w:sz w:val="18"/>
                <w:szCs w:val="18"/>
              </w:rPr>
              <w:t>48mm</w:t>
            </w:r>
          </w:p>
        </w:tc>
      </w:tr>
    </w:tbl>
    <w:p w14:paraId="700A17B8" w14:textId="77777777" w:rsidR="00B41EAB" w:rsidRDefault="00B41EAB" w:rsidP="00AE28F7"/>
    <w:p w14:paraId="0F323A64" w14:textId="329E79BF" w:rsidR="00B41EAB" w:rsidRDefault="00E52CE3" w:rsidP="00AE28F7">
      <w:r>
        <w:rPr>
          <w:rFonts w:hint="eastAsia"/>
        </w:rPr>
        <w:t>四区长度为</w:t>
      </w:r>
      <w:r w:rsidR="00C2550D">
        <w:rPr>
          <w:rFonts w:hint="eastAsia"/>
        </w:rPr>
        <w:t>27mm</w:t>
      </w:r>
      <w:r w:rsidR="00C2550D">
        <w:rPr>
          <w:rFonts w:hint="eastAsia"/>
        </w:rPr>
        <w:t>直径为</w:t>
      </w:r>
      <w:r w:rsidR="00C2550D">
        <w:rPr>
          <w:rFonts w:hint="eastAsia"/>
        </w:rPr>
        <w:t>40mm</w:t>
      </w:r>
    </w:p>
    <w:p w14:paraId="4579E67E" w14:textId="5D62E055" w:rsidR="00C2550D" w:rsidRDefault="00C2550D" w:rsidP="00C2550D">
      <w:pPr>
        <w:rPr>
          <w:b/>
          <w:bCs/>
          <w:sz w:val="28"/>
          <w:szCs w:val="28"/>
        </w:rPr>
      </w:pPr>
      <w:r w:rsidRPr="00EB129C">
        <w:rPr>
          <w:rFonts w:hint="eastAsia"/>
          <w:b/>
          <w:bCs/>
          <w:sz w:val="28"/>
          <w:szCs w:val="28"/>
        </w:rPr>
        <w:t>4.</w:t>
      </w:r>
      <w:r>
        <w:rPr>
          <w:rFonts w:hint="eastAsia"/>
          <w:b/>
          <w:bCs/>
          <w:sz w:val="28"/>
          <w:szCs w:val="28"/>
        </w:rPr>
        <w:t>3.5</w:t>
      </w:r>
      <w:r>
        <w:rPr>
          <w:rFonts w:hint="eastAsia"/>
          <w:b/>
          <w:bCs/>
          <w:sz w:val="28"/>
          <w:szCs w:val="28"/>
        </w:rPr>
        <w:t>五区的设计</w:t>
      </w:r>
    </w:p>
    <w:p w14:paraId="21A5A95F" w14:textId="12DC183D" w:rsidR="00C2550D" w:rsidRDefault="00C2550D" w:rsidP="00AE28F7">
      <w:r>
        <w:rPr>
          <w:rFonts w:hint="eastAsia"/>
        </w:rPr>
        <w:t>五区主要</w:t>
      </w:r>
      <w:r w:rsidR="005D4CBB">
        <w:rPr>
          <w:rFonts w:hint="eastAsia"/>
        </w:rPr>
        <w:t>设计为连接联轴器内径为</w:t>
      </w:r>
    </w:p>
    <w:p w14:paraId="276C7928" w14:textId="0F018113" w:rsidR="00906B29" w:rsidRPr="00906B29" w:rsidRDefault="00906B29" w:rsidP="00906B29">
      <w:pPr>
        <w:numPr>
          <w:ilvl w:val="0"/>
          <w:numId w:val="16"/>
        </w:numPr>
      </w:pPr>
      <w:r w:rsidRPr="00906B29">
        <w:t>轴径</w:t>
      </w:r>
      <w:r w:rsidRPr="00906B29">
        <w:t> d = 25mm</w:t>
      </w:r>
    </w:p>
    <w:p w14:paraId="5E7D0BAB" w14:textId="77777777" w:rsidR="000C47A3" w:rsidRDefault="00906B29" w:rsidP="00906B29">
      <w:pPr>
        <w:numPr>
          <w:ilvl w:val="0"/>
          <w:numId w:val="16"/>
        </w:numPr>
      </w:pPr>
      <w:r w:rsidRPr="00906B29">
        <w:t>传递转矩</w:t>
      </w:r>
      <w:r w:rsidR="000C47A3" w:rsidRPr="000C47A3">
        <w:t>18*10^3N*mm</w:t>
      </w:r>
    </w:p>
    <w:p w14:paraId="0A02AF89" w14:textId="6B5D1896" w:rsidR="00906B29" w:rsidRPr="00906B29" w:rsidRDefault="00906B29" w:rsidP="00906B29">
      <w:pPr>
        <w:numPr>
          <w:ilvl w:val="0"/>
          <w:numId w:val="16"/>
        </w:numPr>
      </w:pPr>
      <w:r w:rsidRPr="00906B29">
        <w:t>工况要求：</w:t>
      </w:r>
      <w:r w:rsidRPr="00906B29">
        <w:rPr>
          <w:b/>
          <w:bCs/>
        </w:rPr>
        <w:t>小外径、低转速</w:t>
      </w:r>
      <w:r w:rsidRPr="00906B29">
        <w:t>（转速</w:t>
      </w:r>
      <w:r w:rsidRPr="00906B29">
        <w:t xml:space="preserve"> n </w:t>
      </w:r>
      <w:r w:rsidR="000C47A3">
        <w:rPr>
          <w:rFonts w:hint="eastAsia"/>
        </w:rPr>
        <w:t>&lt;</w:t>
      </w:r>
      <w:r w:rsidRPr="00906B29">
        <w:t xml:space="preserve"> 1000r/min</w:t>
      </w:r>
      <w:r w:rsidRPr="00906B29">
        <w:t>）</w:t>
      </w:r>
    </w:p>
    <w:p w14:paraId="2414E194" w14:textId="77777777" w:rsidR="00906B29" w:rsidRDefault="00906B29" w:rsidP="00906B29">
      <w:pPr>
        <w:numPr>
          <w:ilvl w:val="0"/>
          <w:numId w:val="16"/>
        </w:numPr>
      </w:pPr>
      <w:r w:rsidRPr="00906B29">
        <w:t>转矩特性：稍大扭矩，低转速下冲击载荷小</w:t>
      </w:r>
    </w:p>
    <w:p w14:paraId="40657088" w14:textId="77777777" w:rsidR="00757313" w:rsidRDefault="00757313" w:rsidP="00757313"/>
    <w:p w14:paraId="6A142C7A" w14:textId="77777777" w:rsidR="00757313" w:rsidRDefault="00757313" w:rsidP="00757313"/>
    <w:p w14:paraId="19811CE2" w14:textId="77777777" w:rsidR="00757313" w:rsidRDefault="00757313" w:rsidP="00757313"/>
    <w:p w14:paraId="24789C15" w14:textId="77777777" w:rsidR="00757313" w:rsidRDefault="00757313" w:rsidP="00757313"/>
    <w:p w14:paraId="5CB9050A" w14:textId="77777777" w:rsidR="00757313" w:rsidRDefault="00757313" w:rsidP="00757313"/>
    <w:p w14:paraId="3258CBEE" w14:textId="77777777" w:rsidR="00757313" w:rsidRDefault="00757313" w:rsidP="00757313"/>
    <w:p w14:paraId="3982172C" w14:textId="77777777" w:rsidR="00757313" w:rsidRDefault="00757313" w:rsidP="00757313"/>
    <w:p w14:paraId="2DAEBD02" w14:textId="77777777" w:rsidR="00757313" w:rsidRDefault="00757313" w:rsidP="00757313"/>
    <w:p w14:paraId="4465A990" w14:textId="77777777" w:rsidR="00757313" w:rsidRDefault="00757313" w:rsidP="00757313"/>
    <w:p w14:paraId="6E39D169" w14:textId="77777777" w:rsidR="00757313" w:rsidRDefault="00757313" w:rsidP="00757313"/>
    <w:p w14:paraId="617AF4A2" w14:textId="77777777" w:rsidR="00757313" w:rsidRDefault="00757313" w:rsidP="00757313"/>
    <w:tbl>
      <w:tblPr>
        <w:tblpPr w:leftFromText="180" w:rightFromText="180" w:vertAnchor="page" w:horzAnchor="margin" w:tblpY="13721"/>
        <w:tblW w:w="8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5"/>
      </w:tblGrid>
      <w:tr w:rsidR="00757313" w14:paraId="164AF6EF" w14:textId="77777777" w:rsidTr="00D92E29">
        <w:trPr>
          <w:cantSplit/>
          <w:trHeight w:val="1959"/>
        </w:trPr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A4BD" w14:textId="77777777" w:rsidR="00757313" w:rsidRPr="00AE28F7" w:rsidRDefault="00757313" w:rsidP="00D92E29">
            <w:pPr>
              <w:rPr>
                <w:rFonts w:ascii="黑体" w:eastAsia="黑体"/>
                <w:b/>
                <w:bCs/>
                <w:szCs w:val="32"/>
              </w:rPr>
            </w:pPr>
          </w:p>
          <w:p w14:paraId="1E38E73D" w14:textId="77777777" w:rsidR="00757313" w:rsidRPr="00AE28F7" w:rsidRDefault="00757313" w:rsidP="00D92E29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083B8B8E" w14:textId="77777777" w:rsidR="00757313" w:rsidRDefault="00757313" w:rsidP="00757313">
            <w:pPr>
              <w:rPr>
                <w:rFonts w:ascii="黑体" w:eastAsia="黑体"/>
                <w:szCs w:val="32"/>
              </w:rPr>
            </w:pPr>
            <w:r>
              <w:rPr>
                <w:rFonts w:ascii="黑体" w:eastAsia="黑体" w:hint="eastAsia"/>
                <w:szCs w:val="32"/>
              </w:rPr>
              <w:t xml:space="preserve">三区长度 10mm </w:t>
            </w:r>
            <w:r w:rsidR="00F72BCE">
              <w:rPr>
                <w:rFonts w:ascii="黑体" w:eastAsia="黑体" w:hint="eastAsia"/>
                <w:szCs w:val="32"/>
              </w:rPr>
              <w:t>直径 52mm</w:t>
            </w:r>
          </w:p>
          <w:p w14:paraId="5D8C9F6B" w14:textId="77777777" w:rsidR="00F72BCE" w:rsidRDefault="00F72BCE" w:rsidP="00757313">
            <w:pPr>
              <w:rPr>
                <w:rFonts w:ascii="黑体" w:eastAsia="黑体"/>
                <w:szCs w:val="32"/>
              </w:rPr>
            </w:pPr>
            <w:r>
              <w:rPr>
                <w:rFonts w:ascii="黑体" w:eastAsia="黑体" w:hint="eastAsia"/>
                <w:szCs w:val="32"/>
              </w:rPr>
              <w:t>四区长度27mm 直径 40mm</w:t>
            </w:r>
          </w:p>
          <w:p w14:paraId="4A360AD9" w14:textId="3D6E844D" w:rsidR="00F72BCE" w:rsidRPr="00BC4982" w:rsidRDefault="00F72BCE" w:rsidP="00757313">
            <w:pPr>
              <w:rPr>
                <w:rFonts w:ascii="黑体" w:eastAsia="黑体"/>
                <w:szCs w:val="32"/>
              </w:rPr>
            </w:pPr>
          </w:p>
        </w:tc>
      </w:tr>
    </w:tbl>
    <w:p w14:paraId="57F19660" w14:textId="77777777" w:rsidR="00757313" w:rsidRPr="00757313" w:rsidRDefault="00757313" w:rsidP="00757313"/>
    <w:p w14:paraId="51A9ACEB" w14:textId="77777777" w:rsidR="00757313" w:rsidRDefault="00757313" w:rsidP="00757313"/>
    <w:p w14:paraId="5602AE3E" w14:textId="77777777" w:rsidR="00757313" w:rsidRDefault="00757313" w:rsidP="00757313"/>
    <w:p w14:paraId="501EB731" w14:textId="77777777" w:rsidR="00906B29" w:rsidRPr="00906B29" w:rsidRDefault="00906B29" w:rsidP="00906B29">
      <w:pPr>
        <w:rPr>
          <w:b/>
          <w:bCs/>
        </w:rPr>
      </w:pPr>
      <w:r w:rsidRPr="00906B29">
        <w:rPr>
          <w:b/>
          <w:bCs/>
        </w:rPr>
        <w:lastRenderedPageBreak/>
        <w:t>二、联轴器选型推荐</w:t>
      </w:r>
    </w:p>
    <w:p w14:paraId="75532F68" w14:textId="77777777" w:rsidR="00772928" w:rsidRPr="00772928" w:rsidRDefault="00772928" w:rsidP="00772928">
      <w:pPr>
        <w:rPr>
          <w:b/>
          <w:bCs/>
        </w:rPr>
      </w:pPr>
      <w:r w:rsidRPr="00772928">
        <w:rPr>
          <w:b/>
          <w:bCs/>
        </w:rPr>
        <w:t>弹性套柱销联轴器（</w:t>
      </w:r>
      <w:r w:rsidRPr="00772928">
        <w:rPr>
          <w:b/>
          <w:bCs/>
        </w:rPr>
        <w:t>GB/T 4323-2002</w:t>
      </w:r>
      <w:r w:rsidRPr="00772928">
        <w:rPr>
          <w:b/>
          <w:bCs/>
        </w:rPr>
        <w:t>）</w:t>
      </w:r>
    </w:p>
    <w:p w14:paraId="165EEE33" w14:textId="77777777" w:rsidR="0045297B" w:rsidRPr="0045297B" w:rsidRDefault="0045297B" w:rsidP="0045297B">
      <w:pPr>
        <w:rPr>
          <w:b/>
          <w:bCs/>
        </w:rPr>
      </w:pPr>
      <w:r w:rsidRPr="0045297B">
        <w:rPr>
          <w:b/>
          <w:bCs/>
        </w:rPr>
        <w:t xml:space="preserve">1. </w:t>
      </w:r>
      <w:r w:rsidRPr="0045297B">
        <w:rPr>
          <w:b/>
          <w:bCs/>
        </w:rPr>
        <w:t>型号选择</w:t>
      </w:r>
    </w:p>
    <w:p w14:paraId="52E4CE9A" w14:textId="77777777" w:rsidR="0045297B" w:rsidRPr="0045297B" w:rsidRDefault="0045297B" w:rsidP="0045297B">
      <w:r w:rsidRPr="0045297B">
        <w:t>轴径</w:t>
      </w:r>
      <w:r w:rsidRPr="0045297B">
        <w:t> \(d=25\ \text{mm}\) </w:t>
      </w:r>
      <w:r w:rsidRPr="0045297B">
        <w:t>匹配</w:t>
      </w:r>
      <w:r w:rsidRPr="0045297B">
        <w:t> </w:t>
      </w:r>
      <w:r w:rsidRPr="0045297B">
        <w:rPr>
          <w:b/>
          <w:bCs/>
        </w:rPr>
        <w:t xml:space="preserve">LT2 </w:t>
      </w:r>
      <w:r w:rsidRPr="0045297B">
        <w:rPr>
          <w:b/>
          <w:bCs/>
        </w:rPr>
        <w:t>型弹性套柱销联轴器</w:t>
      </w:r>
      <w:r w:rsidRPr="0045297B">
        <w:t>，核心参数如下：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415"/>
        <w:gridCol w:w="3060"/>
      </w:tblGrid>
      <w:tr w:rsidR="0045297B" w:rsidRPr="0045297B" w14:paraId="69A99F7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D6CD00" w14:textId="77777777" w:rsidR="0045297B" w:rsidRPr="0045297B" w:rsidRDefault="0045297B" w:rsidP="0045297B">
            <w:pPr>
              <w:rPr>
                <w:b/>
                <w:bCs/>
              </w:rPr>
            </w:pPr>
            <w:r w:rsidRPr="0045297B">
              <w:rPr>
                <w:b/>
                <w:bCs/>
              </w:rPr>
              <w:t>参数项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8357CA" w14:textId="77777777" w:rsidR="0045297B" w:rsidRPr="0045297B" w:rsidRDefault="0045297B" w:rsidP="0045297B">
            <w:pPr>
              <w:rPr>
                <w:b/>
                <w:bCs/>
              </w:rPr>
            </w:pPr>
            <w:r w:rsidRPr="0045297B">
              <w:rPr>
                <w:b/>
                <w:bCs/>
              </w:rPr>
              <w:t>数值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CB8B3E" w14:textId="77777777" w:rsidR="0045297B" w:rsidRPr="0045297B" w:rsidRDefault="0045297B" w:rsidP="0045297B">
            <w:pPr>
              <w:rPr>
                <w:b/>
                <w:bCs/>
              </w:rPr>
            </w:pPr>
            <w:r w:rsidRPr="0045297B">
              <w:rPr>
                <w:b/>
                <w:bCs/>
              </w:rPr>
              <w:t>备注</w:t>
            </w:r>
          </w:p>
        </w:tc>
      </w:tr>
      <w:tr w:rsidR="0045297B" w:rsidRPr="0045297B" w14:paraId="21203B9E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578AAF" w14:textId="556C888C" w:rsidR="0045297B" w:rsidRPr="0045297B" w:rsidRDefault="0045297B" w:rsidP="0045297B">
            <w:r w:rsidRPr="0045297B">
              <w:t>额定转矩</w:t>
            </w:r>
            <w:r w:rsidRPr="0045297B">
              <w:t> Tn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7033B0" w14:textId="6D592A3F" w:rsidR="0045297B" w:rsidRPr="0045297B" w:rsidRDefault="0045297B" w:rsidP="0045297B">
            <w:r w:rsidRPr="0045297B">
              <w:t>125N·m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7BD827" w14:textId="7568EC9E" w:rsidR="0045297B" w:rsidRPr="0045297B" w:rsidRDefault="0045297B" w:rsidP="0045297B">
            <w:r w:rsidRPr="0045297B">
              <w:t>远大于工作转矩</w:t>
            </w:r>
            <w:r w:rsidRPr="0045297B">
              <w:t> 18N·m</w:t>
            </w:r>
          </w:p>
        </w:tc>
      </w:tr>
      <w:tr w:rsidR="0045297B" w:rsidRPr="0045297B" w14:paraId="23631C0C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9BE201" w14:textId="77777777" w:rsidR="0045297B" w:rsidRPr="0045297B" w:rsidRDefault="0045297B" w:rsidP="0045297B">
            <w:r w:rsidRPr="0045297B">
              <w:t>轴孔直径范围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3A36C0" w14:textId="63A104D7" w:rsidR="0045297B" w:rsidRPr="0045297B" w:rsidRDefault="0045297B" w:rsidP="0045297B">
            <w:r w:rsidRPr="0045297B">
              <w:t>12~32mm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533D4A" w14:textId="77777777" w:rsidR="0045297B" w:rsidRPr="0045297B" w:rsidRDefault="0045297B" w:rsidP="0045297B">
            <w:r w:rsidRPr="0045297B">
              <w:t>适配</w:t>
            </w:r>
            <w:r w:rsidRPr="0045297B">
              <w:t xml:space="preserve"> 25mm </w:t>
            </w:r>
            <w:r w:rsidRPr="0045297B">
              <w:t>轴径</w:t>
            </w:r>
          </w:p>
        </w:tc>
      </w:tr>
      <w:tr w:rsidR="0045297B" w:rsidRPr="0045297B" w14:paraId="1CAFD24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37BBDF" w14:textId="77777777" w:rsidR="0045297B" w:rsidRPr="0045297B" w:rsidRDefault="0045297B" w:rsidP="0045297B">
            <w:r w:rsidRPr="0045297B">
              <w:t>联轴器外径</w:t>
            </w:r>
            <w:r w:rsidRPr="0045297B">
              <w:t> 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2F26BC" w14:textId="1A423704" w:rsidR="0045297B" w:rsidRPr="0045297B" w:rsidRDefault="0045297B" w:rsidP="0045297B">
            <w:r w:rsidRPr="0045297B">
              <w:t>90mm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EDFA80" w14:textId="77777777" w:rsidR="0045297B" w:rsidRPr="0045297B" w:rsidRDefault="0045297B" w:rsidP="0045297B">
            <w:r w:rsidRPr="0045297B">
              <w:t>小外径，满足紧凑安装需求</w:t>
            </w:r>
          </w:p>
        </w:tc>
      </w:tr>
      <w:tr w:rsidR="0045297B" w:rsidRPr="0045297B" w14:paraId="1F43B4E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219B3F" w14:textId="0740A79C" w:rsidR="0045297B" w:rsidRPr="0045297B" w:rsidRDefault="0045297B" w:rsidP="0045297B">
            <w:r w:rsidRPr="0045297B">
              <w:t>许用转速</w:t>
            </w:r>
            <w:r w:rsidRPr="0045297B">
              <w:t> np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4D89FE" w14:textId="1269C89B" w:rsidR="0045297B" w:rsidRPr="0045297B" w:rsidRDefault="0045297B" w:rsidP="0045297B">
            <w:r w:rsidRPr="0045297B">
              <w:t>4500r/min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B3A166" w14:textId="77777777" w:rsidR="0045297B" w:rsidRPr="0045297B" w:rsidRDefault="0045297B" w:rsidP="0045297B">
            <w:r w:rsidRPr="0045297B">
              <w:t>远高于低转速工况</w:t>
            </w:r>
          </w:p>
        </w:tc>
      </w:tr>
      <w:tr w:rsidR="0045297B" w:rsidRPr="0045297B" w14:paraId="0636DB2E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7EC1BB" w14:textId="77777777" w:rsidR="0045297B" w:rsidRPr="0045297B" w:rsidRDefault="0045297B" w:rsidP="0045297B">
            <w:r w:rsidRPr="0045297B">
              <w:t>轮毂长度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DAD9EF" w14:textId="487FC8C2" w:rsidR="0045297B" w:rsidRPr="0045297B" w:rsidRDefault="0045297B" w:rsidP="0045297B">
            <w:r w:rsidRPr="0045297B">
              <w:t>52mm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E765BD" w14:textId="77777777" w:rsidR="0045297B" w:rsidRPr="0045297B" w:rsidRDefault="0045297B" w:rsidP="0045297B">
            <w:r w:rsidRPr="0045297B">
              <w:t>与轴端配合长度匹配</w:t>
            </w:r>
          </w:p>
        </w:tc>
      </w:tr>
    </w:tbl>
    <w:p w14:paraId="5944EFB5" w14:textId="6DBD69D2" w:rsidR="00B41EAB" w:rsidRPr="00772928" w:rsidRDefault="00841625" w:rsidP="00841625">
      <w:pPr>
        <w:tabs>
          <w:tab w:val="left" w:pos="1100"/>
        </w:tabs>
      </w:pPr>
      <w:r w:rsidRPr="00841625">
        <w:t>采用</w:t>
      </w:r>
      <w:r w:rsidRPr="00841625">
        <w:t> </w:t>
      </w:r>
      <w:r w:rsidRPr="00841625">
        <w:rPr>
          <w:b/>
          <w:bCs/>
        </w:rPr>
        <w:t xml:space="preserve">Y </w:t>
      </w:r>
      <w:r w:rsidRPr="00841625">
        <w:rPr>
          <w:b/>
          <w:bCs/>
        </w:rPr>
        <w:t>型圆柱形轴孔</w:t>
      </w:r>
      <w:r w:rsidRPr="00841625">
        <w:rPr>
          <w:b/>
          <w:bCs/>
        </w:rPr>
        <w:t xml:space="preserve"> + A </w:t>
      </w:r>
      <w:r w:rsidRPr="00841625">
        <w:rPr>
          <w:b/>
          <w:bCs/>
        </w:rPr>
        <w:t>型平键</w:t>
      </w:r>
      <w:r w:rsidRPr="00841625">
        <w:t> </w:t>
      </w:r>
      <w:r w:rsidRPr="00841625">
        <w:t>连接，平键型号为</w:t>
      </w:r>
      <w:r w:rsidRPr="00841625">
        <w:t> </w:t>
      </w:r>
      <w:r w:rsidRPr="00841625">
        <w:rPr>
          <w:b/>
          <w:bCs/>
        </w:rPr>
        <w:t xml:space="preserve">GB/T 1096 </w:t>
      </w:r>
      <w:r w:rsidRPr="00841625">
        <w:rPr>
          <w:b/>
          <w:bCs/>
        </w:rPr>
        <w:t>平键</w:t>
      </w:r>
      <w:r w:rsidRPr="00841625">
        <w:rPr>
          <w:b/>
          <w:bCs/>
        </w:rPr>
        <w:t xml:space="preserve"> 8×7×40</w:t>
      </w:r>
      <w:r w:rsidRPr="00841625">
        <w:t>（适配</w:t>
      </w:r>
      <w:r w:rsidRPr="00841625">
        <w:t xml:space="preserve"> 25mm </w:t>
      </w:r>
      <w:r w:rsidRPr="00841625">
        <w:t>轴径）。</w:t>
      </w:r>
    </w:p>
    <w:p w14:paraId="106C4A89" w14:textId="77777777" w:rsidR="005A09B6" w:rsidRPr="005A09B6" w:rsidRDefault="005A09B6" w:rsidP="005A09B6">
      <w:r w:rsidRPr="005A09B6">
        <w:t>联轴器校核核心是</w:t>
      </w:r>
      <w:r w:rsidRPr="005A09B6">
        <w:t> </w:t>
      </w:r>
      <w:r w:rsidRPr="005A09B6">
        <w:rPr>
          <w:b/>
          <w:bCs/>
        </w:rPr>
        <w:t>额定转矩、许用转速、轴孔配合</w:t>
      </w:r>
      <w:r w:rsidRPr="005A09B6">
        <w:t> </w:t>
      </w:r>
      <w:r w:rsidRPr="005A09B6">
        <w:t>三项，步骤如下：</w:t>
      </w:r>
    </w:p>
    <w:p w14:paraId="2574124F" w14:textId="77777777" w:rsidR="005A09B6" w:rsidRPr="005A09B6" w:rsidRDefault="005A09B6" w:rsidP="005A09B6">
      <w:pPr>
        <w:rPr>
          <w:b/>
          <w:bCs/>
        </w:rPr>
      </w:pPr>
      <w:r w:rsidRPr="005A09B6">
        <w:rPr>
          <w:b/>
          <w:bCs/>
        </w:rPr>
        <w:t xml:space="preserve">1. </w:t>
      </w:r>
      <w:r w:rsidRPr="005A09B6">
        <w:rPr>
          <w:b/>
          <w:bCs/>
        </w:rPr>
        <w:t>转矩校核</w:t>
      </w:r>
    </w:p>
    <w:p w14:paraId="3320A12D" w14:textId="369F3FE7" w:rsidR="00B41EAB" w:rsidRDefault="008A72E3" w:rsidP="00AE28F7">
      <w:r w:rsidRPr="008A72E3">
        <w:rPr>
          <w:noProof/>
        </w:rPr>
        <w:drawing>
          <wp:anchor distT="0" distB="0" distL="114300" distR="114300" simplePos="0" relativeHeight="251658360" behindDoc="0" locked="0" layoutInCell="1" allowOverlap="1" wp14:anchorId="4BA630F4" wp14:editId="16635A16">
            <wp:simplePos x="0" y="0"/>
            <wp:positionH relativeFrom="margin">
              <wp:align>left</wp:align>
            </wp:positionH>
            <wp:positionV relativeFrom="paragraph">
              <wp:posOffset>313966</wp:posOffset>
            </wp:positionV>
            <wp:extent cx="3252159" cy="852451"/>
            <wp:effectExtent l="0" t="0" r="5715" b="5080"/>
            <wp:wrapNone/>
            <wp:docPr id="1846368472" name="图片 26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68472" name="图片 26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159" cy="852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2E3">
        <w:rPr>
          <w:noProof/>
        </w:rPr>
        <w:drawing>
          <wp:inline distT="0" distB="0" distL="0" distR="0" wp14:anchorId="2F00C7F8" wp14:editId="69A28645">
            <wp:extent cx="1483744" cy="240270"/>
            <wp:effectExtent l="0" t="0" r="2540" b="7620"/>
            <wp:docPr id="115561580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273" cy="242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A374F" w14:textId="65A99AA9" w:rsidR="00B41EAB" w:rsidRDefault="00B41EAB" w:rsidP="00AE28F7"/>
    <w:p w14:paraId="20F2299D" w14:textId="77777777" w:rsidR="00B41EAB" w:rsidRDefault="00B41EAB" w:rsidP="00AE28F7"/>
    <w:p w14:paraId="186EB22F" w14:textId="77777777" w:rsidR="00B41EAB" w:rsidRDefault="00B41EAB" w:rsidP="00AE28F7"/>
    <w:p w14:paraId="15EF99BC" w14:textId="77777777" w:rsidR="00B41EAB" w:rsidRPr="00841625" w:rsidRDefault="00B41EAB" w:rsidP="00AE28F7"/>
    <w:p w14:paraId="549B76E1" w14:textId="15F6889C" w:rsidR="00D053E3" w:rsidRPr="00D053E3" w:rsidRDefault="00D053E3" w:rsidP="00D053E3">
      <w:pPr>
        <w:rPr>
          <w:b/>
          <w:bCs/>
        </w:rPr>
      </w:pPr>
      <w:r w:rsidRPr="00D053E3">
        <w:rPr>
          <w:noProof/>
        </w:rPr>
        <w:drawing>
          <wp:anchor distT="0" distB="0" distL="114300" distR="114300" simplePos="0" relativeHeight="251658361" behindDoc="0" locked="0" layoutInCell="1" allowOverlap="1" wp14:anchorId="1EB80F2C" wp14:editId="2DE37E22">
            <wp:simplePos x="0" y="0"/>
            <wp:positionH relativeFrom="margin">
              <wp:align>right</wp:align>
            </wp:positionH>
            <wp:positionV relativeFrom="paragraph">
              <wp:posOffset>187373</wp:posOffset>
            </wp:positionV>
            <wp:extent cx="5274310" cy="205740"/>
            <wp:effectExtent l="0" t="0" r="2540" b="3810"/>
            <wp:wrapNone/>
            <wp:docPr id="58570021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053E3">
        <w:rPr>
          <w:b/>
          <w:bCs/>
        </w:rPr>
        <w:t xml:space="preserve">2. </w:t>
      </w:r>
      <w:r w:rsidRPr="00D053E3">
        <w:rPr>
          <w:b/>
          <w:bCs/>
        </w:rPr>
        <w:t>转速校核</w:t>
      </w:r>
    </w:p>
    <w:p w14:paraId="4E51402E" w14:textId="207A7C12" w:rsidR="00B41EAB" w:rsidRDefault="00B41EAB" w:rsidP="00AE28F7"/>
    <w:p w14:paraId="1870A5B3" w14:textId="77777777" w:rsidR="00B41EAB" w:rsidRDefault="00B41EAB" w:rsidP="00AE28F7"/>
    <w:p w14:paraId="4F375848" w14:textId="77777777" w:rsidR="00B41EAB" w:rsidRDefault="00B41EAB" w:rsidP="00AE28F7"/>
    <w:tbl>
      <w:tblPr>
        <w:tblpPr w:leftFromText="180" w:rightFromText="180" w:vertAnchor="page" w:horzAnchor="margin" w:tblpY="11413"/>
        <w:tblW w:w="8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97"/>
      </w:tblGrid>
      <w:tr w:rsidR="0089197B" w14:paraId="5621A0EB" w14:textId="77777777" w:rsidTr="0089197B">
        <w:trPr>
          <w:cantSplit/>
          <w:trHeight w:val="4308"/>
        </w:trPr>
        <w:tc>
          <w:tcPr>
            <w:tcW w:w="8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07172" w14:textId="77777777" w:rsidR="0089197B" w:rsidRPr="00AE28F7" w:rsidRDefault="0089197B" w:rsidP="0089197B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59FCE673" w14:textId="2CECDD5C" w:rsidR="0089197B" w:rsidRPr="00BC4982" w:rsidRDefault="003549CA" w:rsidP="003549CA">
            <w:pPr>
              <w:jc w:val="center"/>
              <w:rPr>
                <w:rFonts w:ascii="黑体" w:eastAsia="黑体"/>
                <w:szCs w:val="32"/>
              </w:rPr>
            </w:pPr>
            <w:r w:rsidRPr="003549CA">
              <w:rPr>
                <w:rFonts w:ascii="黑体" w:eastAsia="黑体"/>
                <w:noProof/>
                <w:szCs w:val="32"/>
              </w:rPr>
              <w:drawing>
                <wp:inline distT="0" distB="0" distL="0" distR="0" wp14:anchorId="53ADE762" wp14:editId="11457F23">
                  <wp:extent cx="3111492" cy="2355012"/>
                  <wp:effectExtent l="0" t="0" r="0" b="7620"/>
                  <wp:docPr id="638952171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3471" cy="2371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6110D7" w14:textId="07FD536C" w:rsidR="00377E54" w:rsidRDefault="0040135A" w:rsidP="00AE28F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5</w:t>
      </w:r>
      <w:r w:rsidR="00627D09" w:rsidRPr="00627D09">
        <w:rPr>
          <w:rFonts w:hint="eastAsia"/>
          <w:sz w:val="32"/>
          <w:szCs w:val="32"/>
        </w:rPr>
        <w:t>.</w:t>
      </w:r>
      <w:r w:rsidR="00627D09" w:rsidRPr="00627D09">
        <w:rPr>
          <w:rFonts w:hint="eastAsia"/>
          <w:sz w:val="32"/>
          <w:szCs w:val="32"/>
        </w:rPr>
        <w:t>润滑设计</w:t>
      </w:r>
    </w:p>
    <w:p w14:paraId="5DD581EB" w14:textId="77777777" w:rsidR="00851E9F" w:rsidRPr="00851E9F" w:rsidRDefault="00851E9F" w:rsidP="00851E9F">
      <w:pPr>
        <w:rPr>
          <w:szCs w:val="21"/>
        </w:rPr>
      </w:pPr>
      <w:r w:rsidRPr="00851E9F">
        <w:rPr>
          <w:szCs w:val="21"/>
        </w:rPr>
        <w:t>结合设计说明书中轴系布局（轴距离箱体底面</w:t>
      </w:r>
      <w:r w:rsidRPr="00851E9F">
        <w:rPr>
          <w:szCs w:val="21"/>
        </w:rPr>
        <w:t xml:space="preserve"> 100mm</w:t>
      </w:r>
      <w:r w:rsidRPr="00851E9F">
        <w:rPr>
          <w:szCs w:val="21"/>
        </w:rPr>
        <w:t>，箱体顶部连接板高度</w:t>
      </w:r>
      <w:r w:rsidRPr="00851E9F">
        <w:rPr>
          <w:szCs w:val="21"/>
        </w:rPr>
        <w:t xml:space="preserve"> 106mm</w:t>
      </w:r>
      <w:r w:rsidRPr="00851E9F">
        <w:rPr>
          <w:szCs w:val="21"/>
        </w:rPr>
        <w:t>）、传动参数及工况，润滑设计核心采用</w:t>
      </w:r>
      <w:r w:rsidRPr="00851E9F">
        <w:rPr>
          <w:szCs w:val="21"/>
        </w:rPr>
        <w:t> </w:t>
      </w:r>
      <w:r w:rsidRPr="00851E9F">
        <w:rPr>
          <w:b/>
          <w:bCs/>
          <w:szCs w:val="21"/>
        </w:rPr>
        <w:t>飞溅润滑</w:t>
      </w:r>
      <w:r w:rsidRPr="00851E9F">
        <w:rPr>
          <w:b/>
          <w:bCs/>
          <w:szCs w:val="21"/>
        </w:rPr>
        <w:t xml:space="preserve"> + </w:t>
      </w:r>
      <w:r w:rsidRPr="00851E9F">
        <w:rPr>
          <w:b/>
          <w:bCs/>
          <w:szCs w:val="21"/>
        </w:rPr>
        <w:t>局部补充润滑</w:t>
      </w:r>
      <w:r w:rsidRPr="00851E9F">
        <w:rPr>
          <w:szCs w:val="21"/>
        </w:rPr>
        <w:t> </w:t>
      </w:r>
      <w:r w:rsidRPr="00851E9F">
        <w:rPr>
          <w:szCs w:val="21"/>
        </w:rPr>
        <w:t>方案，适配两级齿轮减速与轴承的润滑需求，具体如下：</w:t>
      </w:r>
    </w:p>
    <w:p w14:paraId="62E5EF8F" w14:textId="71E163E8" w:rsidR="00851E9F" w:rsidRPr="00851E9F" w:rsidRDefault="00851E9F" w:rsidP="00851E9F">
      <w:pPr>
        <w:rPr>
          <w:b/>
          <w:bCs/>
          <w:sz w:val="30"/>
          <w:szCs w:val="30"/>
        </w:rPr>
      </w:pPr>
      <w:r w:rsidRPr="00851E9F">
        <w:rPr>
          <w:rFonts w:hint="eastAsia"/>
          <w:b/>
          <w:bCs/>
          <w:sz w:val="30"/>
          <w:szCs w:val="30"/>
        </w:rPr>
        <w:t>5.1</w:t>
      </w:r>
      <w:r w:rsidRPr="00851E9F">
        <w:rPr>
          <w:b/>
          <w:bCs/>
          <w:sz w:val="30"/>
          <w:szCs w:val="30"/>
        </w:rPr>
        <w:t>润滑方式选择</w:t>
      </w:r>
    </w:p>
    <w:p w14:paraId="2A241CF6" w14:textId="77777777" w:rsidR="00851E9F" w:rsidRPr="00851E9F" w:rsidRDefault="00851E9F" w:rsidP="00851E9F">
      <w:pPr>
        <w:rPr>
          <w:b/>
          <w:bCs/>
          <w:szCs w:val="21"/>
        </w:rPr>
      </w:pPr>
      <w:r w:rsidRPr="00851E9F">
        <w:rPr>
          <w:b/>
          <w:bCs/>
          <w:szCs w:val="21"/>
        </w:rPr>
        <w:t xml:space="preserve">1. </w:t>
      </w:r>
      <w:r w:rsidRPr="00851E9F">
        <w:rPr>
          <w:b/>
          <w:bCs/>
          <w:szCs w:val="21"/>
        </w:rPr>
        <w:t>齿轮传动润滑：飞溅润滑</w:t>
      </w:r>
    </w:p>
    <w:p w14:paraId="4677E54E" w14:textId="77777777" w:rsidR="00851E9F" w:rsidRPr="00851E9F" w:rsidRDefault="00851E9F" w:rsidP="00851E9F">
      <w:pPr>
        <w:numPr>
          <w:ilvl w:val="0"/>
          <w:numId w:val="17"/>
        </w:numPr>
        <w:rPr>
          <w:szCs w:val="21"/>
        </w:rPr>
      </w:pPr>
      <w:r w:rsidRPr="00851E9F">
        <w:rPr>
          <w:szCs w:val="21"/>
        </w:rPr>
        <w:t>适配场景：两级圆柱齿轮传动（高速级模数</w:t>
      </w:r>
      <w:r w:rsidRPr="00851E9F">
        <w:rPr>
          <w:szCs w:val="21"/>
        </w:rPr>
        <w:t xml:space="preserve"> 1mm</w:t>
      </w:r>
      <w:r w:rsidRPr="00851E9F">
        <w:rPr>
          <w:szCs w:val="21"/>
        </w:rPr>
        <w:t>、低速级模数</w:t>
      </w:r>
      <w:r w:rsidRPr="00851E9F">
        <w:rPr>
          <w:szCs w:val="21"/>
        </w:rPr>
        <w:t xml:space="preserve"> 1.5mm</w:t>
      </w:r>
      <w:r w:rsidRPr="00851E9F">
        <w:rPr>
          <w:szCs w:val="21"/>
        </w:rPr>
        <w:t>），中心距分别为</w:t>
      </w:r>
      <w:r w:rsidRPr="00851E9F">
        <w:rPr>
          <w:szCs w:val="21"/>
        </w:rPr>
        <w:t xml:space="preserve"> 67.5mm </w:t>
      </w:r>
      <w:r w:rsidRPr="00851E9F">
        <w:rPr>
          <w:szCs w:val="21"/>
        </w:rPr>
        <w:t>和</w:t>
      </w:r>
      <w:r w:rsidRPr="00851E9F">
        <w:rPr>
          <w:szCs w:val="21"/>
        </w:rPr>
        <w:t xml:space="preserve"> 99mm</w:t>
      </w:r>
      <w:r w:rsidRPr="00851E9F">
        <w:rPr>
          <w:szCs w:val="21"/>
        </w:rPr>
        <w:t>，箱体内部空间紧凑（高度方向</w:t>
      </w:r>
      <w:r w:rsidRPr="00851E9F">
        <w:rPr>
          <w:szCs w:val="21"/>
        </w:rPr>
        <w:t xml:space="preserve"> 106mm</w:t>
      </w:r>
      <w:r w:rsidRPr="00851E9F">
        <w:rPr>
          <w:szCs w:val="21"/>
        </w:rPr>
        <w:t>）。</w:t>
      </w:r>
    </w:p>
    <w:p w14:paraId="00A4B64F" w14:textId="77777777" w:rsidR="00851E9F" w:rsidRPr="00851E9F" w:rsidRDefault="00851E9F" w:rsidP="00851E9F">
      <w:pPr>
        <w:numPr>
          <w:ilvl w:val="0"/>
          <w:numId w:val="17"/>
        </w:numPr>
        <w:rPr>
          <w:szCs w:val="21"/>
        </w:rPr>
      </w:pPr>
      <w:r w:rsidRPr="00851E9F">
        <w:rPr>
          <w:szCs w:val="21"/>
        </w:rPr>
        <w:t>原理：利用低速级大齿轮（分度圆直径</w:t>
      </w:r>
      <w:r w:rsidRPr="00851E9F">
        <w:rPr>
          <w:szCs w:val="21"/>
        </w:rPr>
        <w:t xml:space="preserve"> 165mm</w:t>
      </w:r>
      <w:r w:rsidRPr="00851E9F">
        <w:rPr>
          <w:szCs w:val="21"/>
        </w:rPr>
        <w:t>）旋转时的飞溅作用，将润滑油甩向箱体内壁及齿轮啮合面，同时形成油雾润滑高速级齿轮。</w:t>
      </w:r>
    </w:p>
    <w:p w14:paraId="49F2A76D" w14:textId="77777777" w:rsidR="00851E9F" w:rsidRPr="00851E9F" w:rsidRDefault="00851E9F" w:rsidP="00851E9F">
      <w:pPr>
        <w:numPr>
          <w:ilvl w:val="0"/>
          <w:numId w:val="17"/>
        </w:numPr>
        <w:rPr>
          <w:szCs w:val="21"/>
        </w:rPr>
      </w:pPr>
      <w:r w:rsidRPr="00851E9F">
        <w:rPr>
          <w:szCs w:val="21"/>
        </w:rPr>
        <w:t>关键参数：</w:t>
      </w:r>
    </w:p>
    <w:p w14:paraId="7D0DD94F" w14:textId="77777777" w:rsidR="00851E9F" w:rsidRPr="00851E9F" w:rsidRDefault="00851E9F" w:rsidP="00851E9F">
      <w:pPr>
        <w:numPr>
          <w:ilvl w:val="1"/>
          <w:numId w:val="17"/>
        </w:numPr>
        <w:rPr>
          <w:szCs w:val="21"/>
        </w:rPr>
      </w:pPr>
      <w:r w:rsidRPr="00851E9F">
        <w:rPr>
          <w:szCs w:val="21"/>
        </w:rPr>
        <w:t>油面高度：设定箱体底面至油面高度为</w:t>
      </w:r>
      <w:r w:rsidRPr="00851E9F">
        <w:rPr>
          <w:szCs w:val="21"/>
        </w:rPr>
        <w:t xml:space="preserve"> 50mm</w:t>
      </w:r>
      <w:r w:rsidRPr="00851E9F">
        <w:rPr>
          <w:szCs w:val="21"/>
        </w:rPr>
        <w:t>（低于轴中心高度</w:t>
      </w:r>
      <w:r w:rsidRPr="00851E9F">
        <w:rPr>
          <w:szCs w:val="21"/>
        </w:rPr>
        <w:t xml:space="preserve"> 100mm </w:t>
      </w:r>
      <w:r w:rsidRPr="00851E9F">
        <w:rPr>
          <w:szCs w:val="21"/>
        </w:rPr>
        <w:t>的</w:t>
      </w:r>
      <w:r w:rsidRPr="00851E9F">
        <w:rPr>
          <w:szCs w:val="21"/>
        </w:rPr>
        <w:t xml:space="preserve"> 1/2</w:t>
      </w:r>
      <w:r w:rsidRPr="00851E9F">
        <w:rPr>
          <w:szCs w:val="21"/>
        </w:rPr>
        <w:t>），确保大齿轮齿宽的</w:t>
      </w:r>
      <w:r w:rsidRPr="00851E9F">
        <w:rPr>
          <w:szCs w:val="21"/>
        </w:rPr>
        <w:t xml:space="preserve"> 1/3~1/2 </w:t>
      </w:r>
      <w:r w:rsidRPr="00851E9F">
        <w:rPr>
          <w:szCs w:val="21"/>
        </w:rPr>
        <w:t>浸入油中（低速级齿轮齿宽</w:t>
      </w:r>
      <w:r w:rsidRPr="00851E9F">
        <w:rPr>
          <w:szCs w:val="21"/>
        </w:rPr>
        <w:t xml:space="preserve"> 40mm</w:t>
      </w:r>
      <w:r w:rsidRPr="00851E9F">
        <w:rPr>
          <w:szCs w:val="21"/>
        </w:rPr>
        <w:t>，浸入深度</w:t>
      </w:r>
      <w:r w:rsidRPr="00851E9F">
        <w:rPr>
          <w:szCs w:val="21"/>
        </w:rPr>
        <w:t xml:space="preserve"> 15~20mm</w:t>
      </w:r>
      <w:r w:rsidRPr="00851E9F">
        <w:rPr>
          <w:szCs w:val="21"/>
        </w:rPr>
        <w:t>），既保证润滑效果，又避免搅油功率损失过大。</w:t>
      </w:r>
    </w:p>
    <w:p w14:paraId="1756B9C4" w14:textId="77777777" w:rsidR="00851E9F" w:rsidRPr="00851E9F" w:rsidRDefault="00851E9F" w:rsidP="00851E9F">
      <w:pPr>
        <w:numPr>
          <w:ilvl w:val="1"/>
          <w:numId w:val="17"/>
        </w:numPr>
        <w:rPr>
          <w:szCs w:val="21"/>
        </w:rPr>
      </w:pPr>
      <w:r w:rsidRPr="00851E9F">
        <w:rPr>
          <w:szCs w:val="21"/>
        </w:rPr>
        <w:t>避免干涉：油面高度低于高速级齿轮中心（高度</w:t>
      </w:r>
      <w:r w:rsidRPr="00851E9F">
        <w:rPr>
          <w:szCs w:val="21"/>
        </w:rPr>
        <w:t xml:space="preserve"> 100mm</w:t>
      </w:r>
      <w:r w:rsidRPr="00851E9F">
        <w:rPr>
          <w:szCs w:val="21"/>
        </w:rPr>
        <w:t>），防止高速齿轮过度浸入导致油温升高。</w:t>
      </w:r>
    </w:p>
    <w:p w14:paraId="752156A9" w14:textId="77777777" w:rsidR="00851E9F" w:rsidRPr="00851E9F" w:rsidRDefault="00851E9F" w:rsidP="00851E9F">
      <w:pPr>
        <w:rPr>
          <w:b/>
          <w:bCs/>
          <w:szCs w:val="21"/>
        </w:rPr>
      </w:pPr>
      <w:r w:rsidRPr="00851E9F">
        <w:rPr>
          <w:b/>
          <w:bCs/>
          <w:szCs w:val="21"/>
        </w:rPr>
        <w:t xml:space="preserve">2. </w:t>
      </w:r>
      <w:r w:rsidRPr="00851E9F">
        <w:rPr>
          <w:b/>
          <w:bCs/>
          <w:szCs w:val="21"/>
        </w:rPr>
        <w:t>轴承润滑：飞溅润滑</w:t>
      </w:r>
      <w:r w:rsidRPr="00851E9F">
        <w:rPr>
          <w:b/>
          <w:bCs/>
          <w:szCs w:val="21"/>
        </w:rPr>
        <w:t xml:space="preserve"> + </w:t>
      </w:r>
      <w:r w:rsidRPr="00851E9F">
        <w:rPr>
          <w:b/>
          <w:bCs/>
          <w:szCs w:val="21"/>
        </w:rPr>
        <w:t>脂润滑补充</w:t>
      </w:r>
    </w:p>
    <w:p w14:paraId="1B069605" w14:textId="77777777" w:rsidR="00851E9F" w:rsidRPr="00851E9F" w:rsidRDefault="00851E9F" w:rsidP="00851E9F">
      <w:pPr>
        <w:numPr>
          <w:ilvl w:val="0"/>
          <w:numId w:val="18"/>
        </w:numPr>
        <w:rPr>
          <w:szCs w:val="21"/>
        </w:rPr>
      </w:pPr>
      <w:r w:rsidRPr="00851E9F">
        <w:rPr>
          <w:szCs w:val="21"/>
        </w:rPr>
        <w:t>高速轴轴承（</w:t>
      </w:r>
      <w:r w:rsidRPr="00851E9F">
        <w:rPr>
          <w:szCs w:val="21"/>
        </w:rPr>
        <w:t xml:space="preserve">6201 </w:t>
      </w:r>
      <w:r w:rsidRPr="00851E9F">
        <w:rPr>
          <w:szCs w:val="21"/>
        </w:rPr>
        <w:t>型，内径</w:t>
      </w:r>
      <w:r w:rsidRPr="00851E9F">
        <w:rPr>
          <w:szCs w:val="21"/>
        </w:rPr>
        <w:t xml:space="preserve"> 12mm</w:t>
      </w:r>
      <w:r w:rsidRPr="00851E9F">
        <w:rPr>
          <w:szCs w:val="21"/>
        </w:rPr>
        <w:t>）：靠近高速级齿轮（分度圆直径</w:t>
      </w:r>
      <w:r w:rsidRPr="00851E9F">
        <w:rPr>
          <w:szCs w:val="21"/>
        </w:rPr>
        <w:t xml:space="preserve"> 25mm</w:t>
      </w:r>
      <w:r w:rsidRPr="00851E9F">
        <w:rPr>
          <w:szCs w:val="21"/>
        </w:rPr>
        <w:t>），通过齿轮飞溅的油雾润滑，无需额外注脂。</w:t>
      </w:r>
    </w:p>
    <w:p w14:paraId="66B604C5" w14:textId="77777777" w:rsidR="00851E9F" w:rsidRPr="00851E9F" w:rsidRDefault="00851E9F" w:rsidP="00851E9F">
      <w:pPr>
        <w:numPr>
          <w:ilvl w:val="0"/>
          <w:numId w:val="18"/>
        </w:numPr>
        <w:rPr>
          <w:szCs w:val="21"/>
        </w:rPr>
      </w:pPr>
      <w:r w:rsidRPr="00851E9F">
        <w:rPr>
          <w:szCs w:val="21"/>
        </w:rPr>
        <w:t>中间轴轴承（</w:t>
      </w:r>
      <w:r w:rsidRPr="00851E9F">
        <w:rPr>
          <w:szCs w:val="21"/>
        </w:rPr>
        <w:t xml:space="preserve">6208 </w:t>
      </w:r>
      <w:r w:rsidRPr="00851E9F">
        <w:rPr>
          <w:szCs w:val="21"/>
        </w:rPr>
        <w:t>型，内径</w:t>
      </w:r>
      <w:r w:rsidRPr="00851E9F">
        <w:rPr>
          <w:szCs w:val="21"/>
        </w:rPr>
        <w:t xml:space="preserve"> 40mm</w:t>
      </w:r>
      <w:r w:rsidRPr="00851E9F">
        <w:rPr>
          <w:szCs w:val="21"/>
        </w:rPr>
        <w:t>；</w:t>
      </w:r>
      <w:r w:rsidRPr="00851E9F">
        <w:rPr>
          <w:szCs w:val="21"/>
        </w:rPr>
        <w:t xml:space="preserve">6303 </w:t>
      </w:r>
      <w:r w:rsidRPr="00851E9F">
        <w:rPr>
          <w:szCs w:val="21"/>
        </w:rPr>
        <w:t>型，内径</w:t>
      </w:r>
      <w:r w:rsidRPr="00851E9F">
        <w:rPr>
          <w:szCs w:val="21"/>
        </w:rPr>
        <w:t xml:space="preserve"> 17mm</w:t>
      </w:r>
      <w:r w:rsidRPr="00851E9F">
        <w:rPr>
          <w:szCs w:val="21"/>
        </w:rPr>
        <w:t>）：中间轴位置居中，飞溅油雾可覆盖，装配时在轴承内部填充少量润滑脂（占轴承内部空间的</w:t>
      </w:r>
      <w:r w:rsidRPr="00851E9F">
        <w:rPr>
          <w:szCs w:val="21"/>
        </w:rPr>
        <w:t xml:space="preserve"> 1/3~1/2</w:t>
      </w:r>
      <w:r w:rsidRPr="00851E9F">
        <w:rPr>
          <w:szCs w:val="21"/>
        </w:rPr>
        <w:t>），作为初始润滑及油雾润滑的补充。</w:t>
      </w:r>
    </w:p>
    <w:p w14:paraId="6FE1FA4A" w14:textId="77777777" w:rsidR="00851E9F" w:rsidRPr="00851E9F" w:rsidRDefault="00851E9F" w:rsidP="00851E9F">
      <w:pPr>
        <w:numPr>
          <w:ilvl w:val="0"/>
          <w:numId w:val="18"/>
        </w:numPr>
        <w:rPr>
          <w:szCs w:val="21"/>
        </w:rPr>
      </w:pPr>
      <w:r w:rsidRPr="00851E9F">
        <w:rPr>
          <w:szCs w:val="21"/>
        </w:rPr>
        <w:t>低速轴轴承（</w:t>
      </w:r>
      <w:r w:rsidRPr="00851E9F">
        <w:rPr>
          <w:szCs w:val="21"/>
        </w:rPr>
        <w:t xml:space="preserve">6208 </w:t>
      </w:r>
      <w:r w:rsidRPr="00851E9F">
        <w:rPr>
          <w:szCs w:val="21"/>
        </w:rPr>
        <w:t>型，内径</w:t>
      </w:r>
      <w:r w:rsidRPr="00851E9F">
        <w:rPr>
          <w:szCs w:val="21"/>
        </w:rPr>
        <w:t xml:space="preserve"> 40mm</w:t>
      </w:r>
      <w:r w:rsidRPr="00851E9F">
        <w:rPr>
          <w:szCs w:val="21"/>
        </w:rPr>
        <w:t>）：靠近低速级大齿轮，直接接受齿轮飞溅的润滑油，润滑充足。</w:t>
      </w:r>
    </w:p>
    <w:p w14:paraId="4B4BEB55" w14:textId="5F67C8B5" w:rsidR="00851E9F" w:rsidRPr="00851E9F" w:rsidRDefault="00851E9F" w:rsidP="00851E9F">
      <w:pPr>
        <w:rPr>
          <w:b/>
          <w:bCs/>
          <w:sz w:val="30"/>
          <w:szCs w:val="30"/>
        </w:rPr>
      </w:pPr>
      <w:r w:rsidRPr="00851E9F">
        <w:rPr>
          <w:rFonts w:hint="eastAsia"/>
          <w:b/>
          <w:bCs/>
          <w:sz w:val="30"/>
          <w:szCs w:val="30"/>
        </w:rPr>
        <w:t>5.2</w:t>
      </w:r>
      <w:r w:rsidRPr="00851E9F">
        <w:rPr>
          <w:b/>
          <w:bCs/>
          <w:sz w:val="30"/>
          <w:szCs w:val="30"/>
        </w:rPr>
        <w:t>润滑油选型</w:t>
      </w:r>
    </w:p>
    <w:p w14:paraId="3A8FFEDC" w14:textId="77777777" w:rsidR="00851E9F" w:rsidRPr="00851E9F" w:rsidRDefault="00851E9F" w:rsidP="00851E9F">
      <w:pPr>
        <w:rPr>
          <w:b/>
          <w:bCs/>
          <w:szCs w:val="21"/>
        </w:rPr>
      </w:pPr>
      <w:r w:rsidRPr="00851E9F">
        <w:rPr>
          <w:b/>
          <w:bCs/>
          <w:szCs w:val="21"/>
        </w:rPr>
        <w:t xml:space="preserve">1. </w:t>
      </w:r>
      <w:r w:rsidRPr="00851E9F">
        <w:rPr>
          <w:b/>
          <w:bCs/>
          <w:szCs w:val="21"/>
        </w:rPr>
        <w:t>齿轮润滑油：工业闭式齿轮油</w:t>
      </w:r>
    </w:p>
    <w:p w14:paraId="413115BD" w14:textId="77777777" w:rsidR="00851E9F" w:rsidRPr="00851E9F" w:rsidRDefault="00851E9F" w:rsidP="00851E9F">
      <w:pPr>
        <w:numPr>
          <w:ilvl w:val="0"/>
          <w:numId w:val="19"/>
        </w:numPr>
        <w:rPr>
          <w:szCs w:val="21"/>
        </w:rPr>
      </w:pPr>
      <w:r w:rsidRPr="00851E9F">
        <w:rPr>
          <w:szCs w:val="21"/>
        </w:rPr>
        <w:t>型号选择：</w:t>
      </w:r>
      <w:r w:rsidRPr="00851E9F">
        <w:rPr>
          <w:szCs w:val="21"/>
        </w:rPr>
        <w:t xml:space="preserve">L-CKC 150 </w:t>
      </w:r>
      <w:r w:rsidRPr="00851E9F">
        <w:rPr>
          <w:szCs w:val="21"/>
        </w:rPr>
        <w:t>号中负荷工业闭式齿轮油（</w:t>
      </w:r>
      <w:r w:rsidRPr="00851E9F">
        <w:rPr>
          <w:szCs w:val="21"/>
        </w:rPr>
        <w:t>GB/T 5903-2011</w:t>
      </w:r>
      <w:r w:rsidRPr="00851E9F">
        <w:rPr>
          <w:szCs w:val="21"/>
        </w:rPr>
        <w:t>）。</w:t>
      </w:r>
    </w:p>
    <w:p w14:paraId="131BC902" w14:textId="77777777" w:rsidR="00851E9F" w:rsidRPr="00851E9F" w:rsidRDefault="00851E9F" w:rsidP="00851E9F">
      <w:pPr>
        <w:numPr>
          <w:ilvl w:val="0"/>
          <w:numId w:val="19"/>
        </w:numPr>
        <w:rPr>
          <w:szCs w:val="21"/>
        </w:rPr>
      </w:pPr>
      <w:r w:rsidRPr="00851E9F">
        <w:rPr>
          <w:szCs w:val="21"/>
        </w:rPr>
        <w:t>适配依据：</w:t>
      </w:r>
    </w:p>
    <w:p w14:paraId="2BFB00EF" w14:textId="77777777" w:rsidR="00851E9F" w:rsidRPr="00851E9F" w:rsidRDefault="00851E9F" w:rsidP="00851E9F">
      <w:pPr>
        <w:numPr>
          <w:ilvl w:val="1"/>
          <w:numId w:val="19"/>
        </w:numPr>
        <w:rPr>
          <w:szCs w:val="21"/>
        </w:rPr>
      </w:pPr>
      <w:r w:rsidRPr="00851E9F">
        <w:rPr>
          <w:szCs w:val="21"/>
        </w:rPr>
        <w:t>载荷等级：两级齿轮传递转矩分别为</w:t>
      </w:r>
      <w:r w:rsidRPr="00851E9F">
        <w:rPr>
          <w:szCs w:val="21"/>
        </w:rPr>
        <w:t xml:space="preserve"> 0.818×10³N</w:t>
      </w:r>
      <w:r w:rsidRPr="00851E9F">
        <w:rPr>
          <w:rFonts w:ascii="微软雅黑" w:eastAsia="微软雅黑" w:hAnsi="微软雅黑" w:cs="微软雅黑" w:hint="eastAsia"/>
          <w:szCs w:val="21"/>
        </w:rPr>
        <w:t>・</w:t>
      </w:r>
      <w:r w:rsidRPr="00851E9F">
        <w:rPr>
          <w:szCs w:val="21"/>
        </w:rPr>
        <w:t xml:space="preserve">mm </w:t>
      </w:r>
      <w:r w:rsidRPr="00851E9F">
        <w:rPr>
          <w:szCs w:val="21"/>
        </w:rPr>
        <w:t>和</w:t>
      </w:r>
      <w:r w:rsidRPr="00851E9F">
        <w:rPr>
          <w:szCs w:val="21"/>
        </w:rPr>
        <w:t xml:space="preserve"> 3.6×10³N</w:t>
      </w:r>
      <w:r w:rsidRPr="00851E9F">
        <w:rPr>
          <w:rFonts w:ascii="微软雅黑" w:eastAsia="微软雅黑" w:hAnsi="微软雅黑" w:cs="微软雅黑" w:hint="eastAsia"/>
          <w:szCs w:val="21"/>
        </w:rPr>
        <w:t>・</w:t>
      </w:r>
      <w:r w:rsidRPr="00851E9F">
        <w:rPr>
          <w:szCs w:val="21"/>
        </w:rPr>
        <w:t>mm</w:t>
      </w:r>
      <w:r w:rsidRPr="00851E9F">
        <w:rPr>
          <w:szCs w:val="21"/>
        </w:rPr>
        <w:t>，属于中轻载荷，</w:t>
      </w:r>
      <w:r w:rsidRPr="00851E9F">
        <w:rPr>
          <w:szCs w:val="21"/>
        </w:rPr>
        <w:t xml:space="preserve">CKC </w:t>
      </w:r>
      <w:r w:rsidRPr="00851E9F">
        <w:rPr>
          <w:szCs w:val="21"/>
        </w:rPr>
        <w:t>系列可满足抗磨要求。</w:t>
      </w:r>
    </w:p>
    <w:p w14:paraId="575F94EF" w14:textId="77777777" w:rsidR="00851E9F" w:rsidRPr="00851E9F" w:rsidRDefault="00851E9F" w:rsidP="00851E9F">
      <w:pPr>
        <w:numPr>
          <w:ilvl w:val="1"/>
          <w:numId w:val="19"/>
        </w:numPr>
        <w:rPr>
          <w:szCs w:val="21"/>
        </w:rPr>
      </w:pPr>
      <w:r w:rsidRPr="00851E9F">
        <w:rPr>
          <w:szCs w:val="21"/>
        </w:rPr>
        <w:t>转速适配：高速级齿轮转速</w:t>
      </w:r>
      <w:r w:rsidRPr="00851E9F">
        <w:rPr>
          <w:szCs w:val="21"/>
        </w:rPr>
        <w:t xml:space="preserve"> 3000r/min</w:t>
      </w:r>
      <w:r w:rsidRPr="00851E9F">
        <w:rPr>
          <w:szCs w:val="21"/>
        </w:rPr>
        <w:t>（圆周速度</w:t>
      </w:r>
      <w:r w:rsidRPr="00851E9F">
        <w:rPr>
          <w:szCs w:val="21"/>
        </w:rPr>
        <w:t xml:space="preserve"> 1.82m/s</w:t>
      </w:r>
      <w:r w:rsidRPr="00851E9F">
        <w:rPr>
          <w:szCs w:val="21"/>
        </w:rPr>
        <w:t>），低速级</w:t>
      </w:r>
      <w:r w:rsidRPr="00851E9F">
        <w:rPr>
          <w:szCs w:val="21"/>
        </w:rPr>
        <w:t xml:space="preserve"> 681.82r/min</w:t>
      </w:r>
      <w:r w:rsidRPr="00851E9F">
        <w:rPr>
          <w:szCs w:val="21"/>
        </w:rPr>
        <w:t>（圆周速度</w:t>
      </w:r>
      <w:r w:rsidRPr="00851E9F">
        <w:rPr>
          <w:szCs w:val="21"/>
        </w:rPr>
        <w:t xml:space="preserve"> 0.94m/s</w:t>
      </w:r>
      <w:r w:rsidRPr="00851E9F">
        <w:rPr>
          <w:szCs w:val="21"/>
        </w:rPr>
        <w:t>），</w:t>
      </w:r>
      <w:r w:rsidRPr="00851E9F">
        <w:rPr>
          <w:szCs w:val="21"/>
        </w:rPr>
        <w:t xml:space="preserve">150 </w:t>
      </w:r>
      <w:r w:rsidRPr="00851E9F">
        <w:rPr>
          <w:szCs w:val="21"/>
        </w:rPr>
        <w:t>号油的黏度在工作温度（</w:t>
      </w:r>
      <w:r w:rsidRPr="00851E9F">
        <w:rPr>
          <w:szCs w:val="21"/>
        </w:rPr>
        <w:t>40~80℃</w:t>
      </w:r>
      <w:r w:rsidRPr="00851E9F">
        <w:rPr>
          <w:szCs w:val="21"/>
        </w:rPr>
        <w:t>）下可保证啮合面形成油膜。</w:t>
      </w:r>
    </w:p>
    <w:p w14:paraId="08E172F0" w14:textId="77777777" w:rsidR="00851E9F" w:rsidRPr="00851E9F" w:rsidRDefault="00851E9F" w:rsidP="00851E9F">
      <w:pPr>
        <w:numPr>
          <w:ilvl w:val="1"/>
          <w:numId w:val="19"/>
        </w:numPr>
        <w:rPr>
          <w:szCs w:val="21"/>
        </w:rPr>
      </w:pPr>
      <w:r w:rsidRPr="00851E9F">
        <w:rPr>
          <w:szCs w:val="21"/>
        </w:rPr>
        <w:t>工况适配：设备用于粉尘环境，该型号油具有良好的防锈、抗污染性能，可减少粉尘对润滑系统的影响。</w:t>
      </w:r>
    </w:p>
    <w:p w14:paraId="4C031A0F" w14:textId="77777777" w:rsidR="00851E9F" w:rsidRPr="00851E9F" w:rsidRDefault="00851E9F" w:rsidP="00851E9F">
      <w:pPr>
        <w:rPr>
          <w:b/>
          <w:bCs/>
          <w:szCs w:val="21"/>
        </w:rPr>
      </w:pPr>
      <w:r w:rsidRPr="00851E9F">
        <w:rPr>
          <w:b/>
          <w:bCs/>
          <w:szCs w:val="21"/>
        </w:rPr>
        <w:t xml:space="preserve">2. </w:t>
      </w:r>
      <w:r w:rsidRPr="00851E9F">
        <w:rPr>
          <w:b/>
          <w:bCs/>
          <w:szCs w:val="21"/>
        </w:rPr>
        <w:t>轴承补充润滑脂：锂基润滑脂</w:t>
      </w:r>
    </w:p>
    <w:p w14:paraId="2E0B861F" w14:textId="77777777" w:rsidR="00851E9F" w:rsidRPr="00851E9F" w:rsidRDefault="00851E9F" w:rsidP="00851E9F">
      <w:pPr>
        <w:numPr>
          <w:ilvl w:val="0"/>
          <w:numId w:val="20"/>
        </w:numPr>
        <w:rPr>
          <w:szCs w:val="21"/>
        </w:rPr>
      </w:pPr>
      <w:r w:rsidRPr="00851E9F">
        <w:rPr>
          <w:szCs w:val="21"/>
        </w:rPr>
        <w:t>型号选择：</w:t>
      </w:r>
      <w:r w:rsidRPr="00851E9F">
        <w:rPr>
          <w:szCs w:val="21"/>
        </w:rPr>
        <w:t xml:space="preserve">ZL-3 </w:t>
      </w:r>
      <w:r w:rsidRPr="00851E9F">
        <w:rPr>
          <w:szCs w:val="21"/>
        </w:rPr>
        <w:t>号通用锂基润滑脂（</w:t>
      </w:r>
      <w:r w:rsidRPr="00851E9F">
        <w:rPr>
          <w:szCs w:val="21"/>
        </w:rPr>
        <w:t>GB/T 7324-2010</w:t>
      </w:r>
      <w:r w:rsidRPr="00851E9F">
        <w:rPr>
          <w:szCs w:val="21"/>
        </w:rPr>
        <w:t>）。</w:t>
      </w:r>
    </w:p>
    <w:p w14:paraId="0B25107B" w14:textId="77777777" w:rsidR="00851E9F" w:rsidRPr="00851E9F" w:rsidRDefault="00851E9F" w:rsidP="00851E9F">
      <w:pPr>
        <w:numPr>
          <w:ilvl w:val="0"/>
          <w:numId w:val="20"/>
        </w:numPr>
        <w:rPr>
          <w:szCs w:val="21"/>
        </w:rPr>
      </w:pPr>
      <w:r w:rsidRPr="00851E9F">
        <w:rPr>
          <w:szCs w:val="21"/>
        </w:rPr>
        <w:t>适配依据：</w:t>
      </w:r>
    </w:p>
    <w:p w14:paraId="27F60185" w14:textId="77777777" w:rsidR="00851E9F" w:rsidRPr="00851E9F" w:rsidRDefault="00851E9F" w:rsidP="00851E9F">
      <w:pPr>
        <w:numPr>
          <w:ilvl w:val="1"/>
          <w:numId w:val="20"/>
        </w:numPr>
        <w:rPr>
          <w:szCs w:val="21"/>
        </w:rPr>
      </w:pPr>
      <w:r w:rsidRPr="00851E9F">
        <w:rPr>
          <w:szCs w:val="21"/>
        </w:rPr>
        <w:t>工作温度：轴承工作温度</w:t>
      </w:r>
      <w:r w:rsidRPr="00851E9F">
        <w:rPr>
          <w:szCs w:val="21"/>
        </w:rPr>
        <w:t>≤80℃</w:t>
      </w:r>
      <w:r w:rsidRPr="00851E9F">
        <w:rPr>
          <w:szCs w:val="21"/>
        </w:rPr>
        <w:t>，锂基脂可在</w:t>
      </w:r>
      <w:r w:rsidRPr="00851E9F">
        <w:rPr>
          <w:szCs w:val="21"/>
        </w:rPr>
        <w:t xml:space="preserve"> - 20~120℃</w:t>
      </w:r>
      <w:r w:rsidRPr="00851E9F">
        <w:rPr>
          <w:szCs w:val="21"/>
        </w:rPr>
        <w:t>范围内稳定工作。</w:t>
      </w:r>
    </w:p>
    <w:p w14:paraId="23A5260E" w14:textId="77777777" w:rsidR="00851E9F" w:rsidRPr="00851E9F" w:rsidRDefault="00851E9F" w:rsidP="00851E9F">
      <w:pPr>
        <w:numPr>
          <w:ilvl w:val="1"/>
          <w:numId w:val="20"/>
        </w:numPr>
        <w:rPr>
          <w:szCs w:val="21"/>
        </w:rPr>
      </w:pPr>
      <w:r w:rsidRPr="00851E9F">
        <w:rPr>
          <w:szCs w:val="21"/>
        </w:rPr>
        <w:t>转速适配：轴承最高转速（</w:t>
      </w:r>
      <w:r w:rsidRPr="00851E9F">
        <w:rPr>
          <w:szCs w:val="21"/>
        </w:rPr>
        <w:t xml:space="preserve">6201 </w:t>
      </w:r>
      <w:r w:rsidRPr="00851E9F">
        <w:rPr>
          <w:szCs w:val="21"/>
        </w:rPr>
        <w:t>型脂润滑</w:t>
      </w:r>
      <w:r w:rsidRPr="00851E9F">
        <w:rPr>
          <w:szCs w:val="21"/>
        </w:rPr>
        <w:t xml:space="preserve"> 17000r/min</w:t>
      </w:r>
      <w:r w:rsidRPr="00851E9F">
        <w:rPr>
          <w:szCs w:val="21"/>
        </w:rPr>
        <w:t>）远高于实际工作转速（最高</w:t>
      </w:r>
      <w:r w:rsidRPr="00851E9F">
        <w:rPr>
          <w:szCs w:val="21"/>
        </w:rPr>
        <w:t xml:space="preserve"> 3000r/min</w:t>
      </w:r>
      <w:r w:rsidRPr="00851E9F">
        <w:rPr>
          <w:szCs w:val="21"/>
        </w:rPr>
        <w:t>），满足使用要求。</w:t>
      </w:r>
    </w:p>
    <w:p w14:paraId="11B1BFA8" w14:textId="77777777" w:rsidR="00851E9F" w:rsidRPr="00851E9F" w:rsidRDefault="00851E9F" w:rsidP="00851E9F">
      <w:pPr>
        <w:numPr>
          <w:ilvl w:val="1"/>
          <w:numId w:val="20"/>
        </w:numPr>
        <w:rPr>
          <w:szCs w:val="21"/>
        </w:rPr>
      </w:pPr>
      <w:r w:rsidRPr="00851E9F">
        <w:rPr>
          <w:szCs w:val="21"/>
        </w:rPr>
        <w:lastRenderedPageBreak/>
        <w:t>装配便捷：一次性填充，无需频繁补脂，适配设备</w:t>
      </w:r>
      <w:r w:rsidRPr="00851E9F">
        <w:rPr>
          <w:szCs w:val="21"/>
        </w:rPr>
        <w:t xml:space="preserve"> 15 </w:t>
      </w:r>
      <w:r w:rsidRPr="00851E9F">
        <w:rPr>
          <w:szCs w:val="21"/>
        </w:rPr>
        <w:t>年预期寿命及低维护需求。</w:t>
      </w:r>
    </w:p>
    <w:p w14:paraId="6B1237F7" w14:textId="27B3B186" w:rsidR="00851E9F" w:rsidRPr="00851E9F" w:rsidRDefault="00851E9F" w:rsidP="00851E9F">
      <w:pPr>
        <w:rPr>
          <w:b/>
          <w:bCs/>
          <w:sz w:val="30"/>
          <w:szCs w:val="30"/>
        </w:rPr>
      </w:pPr>
      <w:r w:rsidRPr="00851E9F">
        <w:rPr>
          <w:rFonts w:hint="eastAsia"/>
          <w:b/>
          <w:bCs/>
          <w:sz w:val="30"/>
          <w:szCs w:val="30"/>
        </w:rPr>
        <w:t>5.3</w:t>
      </w:r>
      <w:r w:rsidRPr="00851E9F">
        <w:rPr>
          <w:b/>
          <w:bCs/>
          <w:sz w:val="30"/>
          <w:szCs w:val="30"/>
        </w:rPr>
        <w:t>润滑系统结构设计</w:t>
      </w:r>
    </w:p>
    <w:p w14:paraId="34F9F7D1" w14:textId="77777777" w:rsidR="00851E9F" w:rsidRPr="00851E9F" w:rsidRDefault="00851E9F" w:rsidP="00851E9F">
      <w:pPr>
        <w:rPr>
          <w:b/>
          <w:bCs/>
          <w:szCs w:val="21"/>
        </w:rPr>
      </w:pPr>
      <w:r w:rsidRPr="00851E9F">
        <w:rPr>
          <w:b/>
          <w:bCs/>
          <w:szCs w:val="21"/>
        </w:rPr>
        <w:t xml:space="preserve">1. </w:t>
      </w:r>
      <w:r w:rsidRPr="00851E9F">
        <w:rPr>
          <w:b/>
          <w:bCs/>
          <w:szCs w:val="21"/>
        </w:rPr>
        <w:t>油箱与油道设计</w:t>
      </w:r>
    </w:p>
    <w:p w14:paraId="74A4D4C7" w14:textId="77777777" w:rsidR="00851E9F" w:rsidRPr="00851E9F" w:rsidRDefault="00851E9F" w:rsidP="00851E9F">
      <w:pPr>
        <w:numPr>
          <w:ilvl w:val="0"/>
          <w:numId w:val="21"/>
        </w:numPr>
        <w:rPr>
          <w:szCs w:val="21"/>
        </w:rPr>
      </w:pPr>
      <w:r w:rsidRPr="00851E9F">
        <w:rPr>
          <w:szCs w:val="21"/>
        </w:rPr>
        <w:t>油箱容积：按齿轮传动功率估算，油箱有效容积约为</w:t>
      </w:r>
      <w:r w:rsidRPr="00851E9F">
        <w:rPr>
          <w:szCs w:val="21"/>
        </w:rPr>
        <w:t xml:space="preserve"> 1.5L</w:t>
      </w:r>
      <w:r w:rsidRPr="00851E9F">
        <w:rPr>
          <w:szCs w:val="21"/>
        </w:rPr>
        <w:t>（箱体内部长</w:t>
      </w:r>
      <w:r w:rsidRPr="00851E9F">
        <w:rPr>
          <w:szCs w:val="21"/>
        </w:rPr>
        <w:t xml:space="preserve"> × </w:t>
      </w:r>
      <w:r w:rsidRPr="00851E9F">
        <w:rPr>
          <w:szCs w:val="21"/>
        </w:rPr>
        <w:t>宽</w:t>
      </w:r>
      <w:r w:rsidRPr="00851E9F">
        <w:rPr>
          <w:szCs w:val="21"/>
        </w:rPr>
        <w:t xml:space="preserve"> × </w:t>
      </w:r>
      <w:r w:rsidRPr="00851E9F">
        <w:rPr>
          <w:szCs w:val="21"/>
        </w:rPr>
        <w:t>油面高度，结合轴系布局合理分配），确保润滑油有足够的散热空间。</w:t>
      </w:r>
    </w:p>
    <w:p w14:paraId="7283DDE9" w14:textId="77777777" w:rsidR="00851E9F" w:rsidRPr="00851E9F" w:rsidRDefault="00851E9F" w:rsidP="00851E9F">
      <w:pPr>
        <w:numPr>
          <w:ilvl w:val="0"/>
          <w:numId w:val="21"/>
        </w:numPr>
        <w:rPr>
          <w:szCs w:val="21"/>
        </w:rPr>
      </w:pPr>
      <w:r w:rsidRPr="00851E9F">
        <w:rPr>
          <w:szCs w:val="21"/>
        </w:rPr>
        <w:t>油道布置：在箱体内壁齿轮啮合区对应位置设置浅油槽（宽</w:t>
      </w:r>
      <w:r w:rsidRPr="00851E9F">
        <w:rPr>
          <w:szCs w:val="21"/>
        </w:rPr>
        <w:t xml:space="preserve"> 10mm</w:t>
      </w:r>
      <w:r w:rsidRPr="00851E9F">
        <w:rPr>
          <w:szCs w:val="21"/>
        </w:rPr>
        <w:t>、深</w:t>
      </w:r>
      <w:r w:rsidRPr="00851E9F">
        <w:rPr>
          <w:szCs w:val="21"/>
        </w:rPr>
        <w:t xml:space="preserve"> 5mm</w:t>
      </w:r>
      <w:r w:rsidRPr="00851E9F">
        <w:rPr>
          <w:szCs w:val="21"/>
        </w:rPr>
        <w:t>），引导飞溅的润滑油流向齿轮啮合面及轴承端盖处，提升润滑针对性。</w:t>
      </w:r>
    </w:p>
    <w:p w14:paraId="47E52B28" w14:textId="77777777" w:rsidR="00851E9F" w:rsidRPr="00851E9F" w:rsidRDefault="00851E9F" w:rsidP="00851E9F">
      <w:pPr>
        <w:numPr>
          <w:ilvl w:val="0"/>
          <w:numId w:val="21"/>
        </w:numPr>
        <w:rPr>
          <w:szCs w:val="21"/>
        </w:rPr>
      </w:pPr>
      <w:r w:rsidRPr="00851E9F">
        <w:rPr>
          <w:szCs w:val="21"/>
        </w:rPr>
        <w:t>回油设计：箱体底面设计</w:t>
      </w:r>
      <w:r w:rsidRPr="00851E9F">
        <w:rPr>
          <w:szCs w:val="21"/>
        </w:rPr>
        <w:t xml:space="preserve"> 1°~2° </w:t>
      </w:r>
      <w:r w:rsidRPr="00851E9F">
        <w:rPr>
          <w:szCs w:val="21"/>
        </w:rPr>
        <w:t>的倾斜角（朝向放油口方向），便于润滑油回流及杂质沉降。</w:t>
      </w:r>
    </w:p>
    <w:p w14:paraId="3DB56C95" w14:textId="77777777" w:rsidR="00851E9F" w:rsidRPr="00851E9F" w:rsidRDefault="00851E9F" w:rsidP="00851E9F">
      <w:pPr>
        <w:rPr>
          <w:b/>
          <w:bCs/>
          <w:szCs w:val="21"/>
        </w:rPr>
      </w:pPr>
      <w:r w:rsidRPr="00851E9F">
        <w:rPr>
          <w:b/>
          <w:bCs/>
          <w:szCs w:val="21"/>
        </w:rPr>
        <w:t xml:space="preserve">2. </w:t>
      </w:r>
      <w:r w:rsidRPr="00851E9F">
        <w:rPr>
          <w:b/>
          <w:bCs/>
          <w:szCs w:val="21"/>
        </w:rPr>
        <w:t>注油与放油结构</w:t>
      </w:r>
    </w:p>
    <w:p w14:paraId="74135BCE" w14:textId="77777777" w:rsidR="00851E9F" w:rsidRPr="00851E9F" w:rsidRDefault="00851E9F" w:rsidP="00851E9F">
      <w:pPr>
        <w:numPr>
          <w:ilvl w:val="0"/>
          <w:numId w:val="22"/>
        </w:numPr>
        <w:rPr>
          <w:szCs w:val="21"/>
        </w:rPr>
      </w:pPr>
      <w:bookmarkStart w:id="20" w:name="OLE_LINK20"/>
      <w:r w:rsidRPr="00851E9F">
        <w:rPr>
          <w:szCs w:val="21"/>
        </w:rPr>
        <w:t>注油口</w:t>
      </w:r>
      <w:bookmarkEnd w:id="20"/>
      <w:r w:rsidRPr="00851E9F">
        <w:rPr>
          <w:szCs w:val="21"/>
        </w:rPr>
        <w:t>：设置在箱体顶部连接板侧面（高度</w:t>
      </w:r>
      <w:r w:rsidRPr="00851E9F">
        <w:rPr>
          <w:szCs w:val="21"/>
        </w:rPr>
        <w:t xml:space="preserve"> 106mm </w:t>
      </w:r>
      <w:r w:rsidRPr="00851E9F">
        <w:rPr>
          <w:szCs w:val="21"/>
        </w:rPr>
        <w:t>处），安装带滤网的注油螺塞（</w:t>
      </w:r>
      <w:r w:rsidRPr="00851E9F">
        <w:rPr>
          <w:szCs w:val="21"/>
        </w:rPr>
        <w:t>M16×1.5</w:t>
      </w:r>
      <w:r w:rsidRPr="00851E9F">
        <w:rPr>
          <w:szCs w:val="21"/>
        </w:rPr>
        <w:t>），方便加油时过滤杂质，注油口位置高于油面高度，避免漏油。</w:t>
      </w:r>
    </w:p>
    <w:p w14:paraId="25B5D936" w14:textId="77777777" w:rsidR="00851E9F" w:rsidRPr="00851E9F" w:rsidRDefault="00851E9F" w:rsidP="00851E9F">
      <w:pPr>
        <w:numPr>
          <w:ilvl w:val="0"/>
          <w:numId w:val="22"/>
        </w:numPr>
        <w:rPr>
          <w:szCs w:val="21"/>
        </w:rPr>
      </w:pPr>
      <w:r w:rsidRPr="00851E9F">
        <w:rPr>
          <w:szCs w:val="21"/>
        </w:rPr>
        <w:t>放油口：设置在箱体底面最低处，安装放油螺塞（</w:t>
      </w:r>
      <w:r w:rsidRPr="00851E9F">
        <w:rPr>
          <w:szCs w:val="21"/>
        </w:rPr>
        <w:t>M20×1.5</w:t>
      </w:r>
      <w:r w:rsidRPr="00851E9F">
        <w:rPr>
          <w:szCs w:val="21"/>
        </w:rPr>
        <w:t>），并配备铜垫密封，便于定期放油、清洗油箱。</w:t>
      </w:r>
    </w:p>
    <w:p w14:paraId="4C5AAB55" w14:textId="77777777" w:rsidR="00851E9F" w:rsidRPr="00851E9F" w:rsidRDefault="00851E9F" w:rsidP="00851E9F">
      <w:pPr>
        <w:numPr>
          <w:ilvl w:val="0"/>
          <w:numId w:val="22"/>
        </w:numPr>
        <w:rPr>
          <w:szCs w:val="21"/>
        </w:rPr>
      </w:pPr>
      <w:r w:rsidRPr="00851E9F">
        <w:rPr>
          <w:szCs w:val="21"/>
        </w:rPr>
        <w:t>油位观察：在箱体侧面安装油位计（玻璃管式，型号</w:t>
      </w:r>
      <w:r w:rsidRPr="00851E9F">
        <w:rPr>
          <w:szCs w:val="21"/>
        </w:rPr>
        <w:t xml:space="preserve"> YWZ-100</w:t>
      </w:r>
      <w:r w:rsidRPr="00851E9F">
        <w:rPr>
          <w:szCs w:val="21"/>
        </w:rPr>
        <w:t>），油位计刻度范围</w:t>
      </w:r>
      <w:r w:rsidRPr="00851E9F">
        <w:rPr>
          <w:szCs w:val="21"/>
        </w:rPr>
        <w:t xml:space="preserve"> 0~80mm</w:t>
      </w:r>
      <w:r w:rsidRPr="00851E9F">
        <w:rPr>
          <w:szCs w:val="21"/>
        </w:rPr>
        <w:t>，对应油面高度</w:t>
      </w:r>
      <w:r w:rsidRPr="00851E9F">
        <w:rPr>
          <w:szCs w:val="21"/>
        </w:rPr>
        <w:t xml:space="preserve"> 50mm </w:t>
      </w:r>
      <w:r w:rsidRPr="00851E9F">
        <w:rPr>
          <w:szCs w:val="21"/>
        </w:rPr>
        <w:t>的标准刻度线，方便直观观察油面高度。</w:t>
      </w:r>
    </w:p>
    <w:p w14:paraId="4D6BB6FE" w14:textId="77777777" w:rsidR="00851E9F" w:rsidRPr="00851E9F" w:rsidRDefault="00851E9F" w:rsidP="00851E9F">
      <w:pPr>
        <w:rPr>
          <w:b/>
          <w:bCs/>
          <w:szCs w:val="21"/>
        </w:rPr>
      </w:pPr>
      <w:r w:rsidRPr="00851E9F">
        <w:rPr>
          <w:b/>
          <w:bCs/>
          <w:szCs w:val="21"/>
        </w:rPr>
        <w:t xml:space="preserve">3. </w:t>
      </w:r>
      <w:r w:rsidRPr="00851E9F">
        <w:rPr>
          <w:b/>
          <w:bCs/>
          <w:szCs w:val="21"/>
        </w:rPr>
        <w:t>密封与防污染设计</w:t>
      </w:r>
    </w:p>
    <w:p w14:paraId="38580351" w14:textId="77777777" w:rsidR="00851E9F" w:rsidRPr="00851E9F" w:rsidRDefault="00851E9F" w:rsidP="00851E9F">
      <w:pPr>
        <w:numPr>
          <w:ilvl w:val="0"/>
          <w:numId w:val="23"/>
        </w:numPr>
        <w:rPr>
          <w:szCs w:val="21"/>
        </w:rPr>
      </w:pPr>
      <w:r w:rsidRPr="00851E9F">
        <w:rPr>
          <w:szCs w:val="21"/>
        </w:rPr>
        <w:t>轴承端盖密封：采用毡圈密封（型号</w:t>
      </w:r>
      <w:r w:rsidRPr="00851E9F">
        <w:rPr>
          <w:szCs w:val="21"/>
        </w:rPr>
        <w:t xml:space="preserve"> FB-40×55×10</w:t>
      </w:r>
      <w:r w:rsidRPr="00851E9F">
        <w:rPr>
          <w:szCs w:val="21"/>
        </w:rPr>
        <w:t>、</w:t>
      </w:r>
      <w:r w:rsidRPr="00851E9F">
        <w:rPr>
          <w:szCs w:val="21"/>
        </w:rPr>
        <w:t xml:space="preserve">FB-17×30×7 </w:t>
      </w:r>
      <w:r w:rsidRPr="00851E9F">
        <w:rPr>
          <w:szCs w:val="21"/>
        </w:rPr>
        <w:t>等，适配各轴承端盖孔径），防止润滑油泄漏及粉尘进入轴承。</w:t>
      </w:r>
    </w:p>
    <w:p w14:paraId="23841A7C" w14:textId="77777777" w:rsidR="00851E9F" w:rsidRPr="00851E9F" w:rsidRDefault="00851E9F" w:rsidP="00851E9F">
      <w:pPr>
        <w:numPr>
          <w:ilvl w:val="0"/>
          <w:numId w:val="23"/>
        </w:numPr>
        <w:rPr>
          <w:szCs w:val="21"/>
        </w:rPr>
      </w:pPr>
      <w:r w:rsidRPr="00851E9F">
        <w:rPr>
          <w:szCs w:val="21"/>
        </w:rPr>
        <w:t>箱体结合面密封：箱盖与箱体之间铺设耐油橡胶垫片（厚度</w:t>
      </w:r>
      <w:r w:rsidRPr="00851E9F">
        <w:rPr>
          <w:szCs w:val="21"/>
        </w:rPr>
        <w:t xml:space="preserve"> 3mm</w:t>
      </w:r>
      <w:r w:rsidRPr="00851E9F">
        <w:rPr>
          <w:szCs w:val="21"/>
        </w:rPr>
        <w:t>），通过螺栓均匀紧固，避免结合面漏油。</w:t>
      </w:r>
    </w:p>
    <w:p w14:paraId="1DF8DBA5" w14:textId="77777777" w:rsidR="00851E9F" w:rsidRPr="00851E9F" w:rsidRDefault="00851E9F" w:rsidP="00851E9F">
      <w:pPr>
        <w:numPr>
          <w:ilvl w:val="0"/>
          <w:numId w:val="23"/>
        </w:numPr>
        <w:rPr>
          <w:szCs w:val="21"/>
        </w:rPr>
      </w:pPr>
      <w:r w:rsidRPr="00851E9F">
        <w:rPr>
          <w:szCs w:val="21"/>
        </w:rPr>
        <w:t>通气装置：在箱体顶部连接板设置通气螺塞（</w:t>
      </w:r>
      <w:r w:rsidRPr="00851E9F">
        <w:rPr>
          <w:szCs w:val="21"/>
        </w:rPr>
        <w:t>M12×1.5</w:t>
      </w:r>
      <w:r w:rsidRPr="00851E9F">
        <w:rPr>
          <w:szCs w:val="21"/>
        </w:rPr>
        <w:t>），平衡箱体内外气压，防止因温度升高导致箱内压力过大，避免密封失效。</w:t>
      </w:r>
    </w:p>
    <w:p w14:paraId="6F0EFF30" w14:textId="14062647" w:rsidR="00851E9F" w:rsidRPr="00851E9F" w:rsidRDefault="00851E9F" w:rsidP="00851E9F">
      <w:pPr>
        <w:rPr>
          <w:b/>
          <w:bCs/>
          <w:sz w:val="30"/>
          <w:szCs w:val="30"/>
        </w:rPr>
      </w:pPr>
      <w:r w:rsidRPr="00851E9F">
        <w:rPr>
          <w:rFonts w:hint="eastAsia"/>
          <w:b/>
          <w:bCs/>
          <w:sz w:val="30"/>
          <w:szCs w:val="30"/>
        </w:rPr>
        <w:t>5.4</w:t>
      </w:r>
      <w:r w:rsidRPr="00851E9F">
        <w:rPr>
          <w:b/>
          <w:bCs/>
          <w:sz w:val="30"/>
          <w:szCs w:val="30"/>
        </w:rPr>
        <w:t>润滑维护要求</w:t>
      </w:r>
    </w:p>
    <w:p w14:paraId="2D60C1C2" w14:textId="77777777" w:rsidR="00851E9F" w:rsidRPr="00851E9F" w:rsidRDefault="00851E9F" w:rsidP="00851E9F">
      <w:pPr>
        <w:numPr>
          <w:ilvl w:val="0"/>
          <w:numId w:val="24"/>
        </w:numPr>
        <w:rPr>
          <w:szCs w:val="21"/>
        </w:rPr>
      </w:pPr>
      <w:r w:rsidRPr="00851E9F">
        <w:rPr>
          <w:szCs w:val="21"/>
        </w:rPr>
        <w:t>润滑油更换周期：首次运行</w:t>
      </w:r>
      <w:r w:rsidRPr="00851E9F">
        <w:rPr>
          <w:szCs w:val="21"/>
        </w:rPr>
        <w:t xml:space="preserve"> 200 </w:t>
      </w:r>
      <w:r w:rsidRPr="00851E9F">
        <w:rPr>
          <w:szCs w:val="21"/>
        </w:rPr>
        <w:t>小时后更换新油，之后每运行</w:t>
      </w:r>
      <w:r w:rsidRPr="00851E9F">
        <w:rPr>
          <w:szCs w:val="21"/>
        </w:rPr>
        <w:t xml:space="preserve"> 5000 </w:t>
      </w:r>
      <w:r w:rsidRPr="00851E9F">
        <w:rPr>
          <w:szCs w:val="21"/>
        </w:rPr>
        <w:t>小时（或每年）更换一次，若环境粉尘较多，更换周期缩短</w:t>
      </w:r>
      <w:r w:rsidRPr="00851E9F">
        <w:rPr>
          <w:szCs w:val="21"/>
        </w:rPr>
        <w:t xml:space="preserve"> 30%</w:t>
      </w:r>
      <w:r w:rsidRPr="00851E9F">
        <w:rPr>
          <w:szCs w:val="21"/>
        </w:rPr>
        <w:t>。</w:t>
      </w:r>
    </w:p>
    <w:p w14:paraId="73F609EA" w14:textId="77777777" w:rsidR="00851E9F" w:rsidRPr="00851E9F" w:rsidRDefault="00851E9F" w:rsidP="00851E9F">
      <w:pPr>
        <w:numPr>
          <w:ilvl w:val="0"/>
          <w:numId w:val="24"/>
        </w:numPr>
        <w:rPr>
          <w:szCs w:val="21"/>
        </w:rPr>
      </w:pPr>
      <w:r w:rsidRPr="00851E9F">
        <w:rPr>
          <w:szCs w:val="21"/>
        </w:rPr>
        <w:t>油位检查：每周检查一次油位计，若油面低于标准刻度线（</w:t>
      </w:r>
      <w:r w:rsidRPr="00851E9F">
        <w:rPr>
          <w:szCs w:val="21"/>
        </w:rPr>
        <w:t>50mm</w:t>
      </w:r>
      <w:r w:rsidRPr="00851E9F">
        <w:rPr>
          <w:szCs w:val="21"/>
        </w:rPr>
        <w:t>），及时补充同型号润滑油，补充量不超过最高刻度线（</w:t>
      </w:r>
      <w:r w:rsidRPr="00851E9F">
        <w:rPr>
          <w:szCs w:val="21"/>
        </w:rPr>
        <w:t>60mm</w:t>
      </w:r>
      <w:r w:rsidRPr="00851E9F">
        <w:rPr>
          <w:szCs w:val="21"/>
        </w:rPr>
        <w:t>）。</w:t>
      </w:r>
    </w:p>
    <w:p w14:paraId="40E73910" w14:textId="77777777" w:rsidR="00851E9F" w:rsidRPr="00851E9F" w:rsidRDefault="00851E9F" w:rsidP="00851E9F">
      <w:pPr>
        <w:numPr>
          <w:ilvl w:val="0"/>
          <w:numId w:val="24"/>
        </w:numPr>
        <w:rPr>
          <w:szCs w:val="21"/>
        </w:rPr>
      </w:pPr>
      <w:r w:rsidRPr="00851E9F">
        <w:rPr>
          <w:szCs w:val="21"/>
        </w:rPr>
        <w:t>油脂补充：轴承润滑脂每运行</w:t>
      </w:r>
      <w:r w:rsidRPr="00851E9F">
        <w:rPr>
          <w:szCs w:val="21"/>
        </w:rPr>
        <w:t xml:space="preserve"> 10000 </w:t>
      </w:r>
      <w:r w:rsidRPr="00851E9F">
        <w:rPr>
          <w:szCs w:val="21"/>
        </w:rPr>
        <w:t>小时（或每两年）检查一次，若发现轴承温度异常升高（超过</w:t>
      </w:r>
      <w:r w:rsidRPr="00851E9F">
        <w:rPr>
          <w:szCs w:val="21"/>
        </w:rPr>
        <w:t xml:space="preserve"> 80℃</w:t>
      </w:r>
      <w:r w:rsidRPr="00851E9F">
        <w:rPr>
          <w:szCs w:val="21"/>
        </w:rPr>
        <w:t>），及时拆卸端盖补充润滑脂。</w:t>
      </w:r>
    </w:p>
    <w:p w14:paraId="0184F9C0" w14:textId="77777777" w:rsidR="00851E9F" w:rsidRDefault="00851E9F" w:rsidP="00851E9F">
      <w:pPr>
        <w:numPr>
          <w:ilvl w:val="0"/>
          <w:numId w:val="24"/>
        </w:numPr>
        <w:rPr>
          <w:szCs w:val="21"/>
        </w:rPr>
      </w:pPr>
      <w:r w:rsidRPr="00851E9F">
        <w:rPr>
          <w:szCs w:val="21"/>
        </w:rPr>
        <w:t>油箱清洗：每次更换润滑油时，拆卸放油螺塞，彻底排放旧油，用煤油清洗油箱内部及油道，清除杂质后再注入新油。</w:t>
      </w:r>
    </w:p>
    <w:p w14:paraId="26781C02" w14:textId="77777777" w:rsidR="00851E9F" w:rsidRPr="00851E9F" w:rsidRDefault="00851E9F" w:rsidP="00851E9F">
      <w:pPr>
        <w:rPr>
          <w:szCs w:val="21"/>
        </w:rPr>
      </w:pPr>
    </w:p>
    <w:tbl>
      <w:tblPr>
        <w:tblpPr w:leftFromText="180" w:rightFromText="180" w:vertAnchor="page" w:horzAnchor="margin" w:tblpY="12616"/>
        <w:tblW w:w="8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8"/>
      </w:tblGrid>
      <w:tr w:rsidR="00851E9F" w14:paraId="5B368EC7" w14:textId="77777777" w:rsidTr="00851E9F">
        <w:trPr>
          <w:cantSplit/>
          <w:trHeight w:val="2825"/>
        </w:trPr>
        <w:tc>
          <w:tcPr>
            <w:tcW w:w="8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F2C20" w14:textId="77777777" w:rsidR="00851E9F" w:rsidRPr="00AE28F7" w:rsidRDefault="00851E9F" w:rsidP="00D92E29">
            <w:pPr>
              <w:rPr>
                <w:rFonts w:ascii="黑体" w:eastAsia="黑体"/>
                <w:b/>
                <w:bCs/>
                <w:szCs w:val="32"/>
              </w:rPr>
            </w:pPr>
          </w:p>
          <w:p w14:paraId="53ECC368" w14:textId="77777777" w:rsidR="00851E9F" w:rsidRPr="00AE28F7" w:rsidRDefault="00851E9F" w:rsidP="00D92E29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5C420420" w14:textId="77777777" w:rsidR="00851E9F" w:rsidRDefault="00851E9F" w:rsidP="00D92E29">
            <w:pPr>
              <w:rPr>
                <w:szCs w:val="21"/>
              </w:rPr>
            </w:pPr>
            <w:r w:rsidRPr="00851E9F">
              <w:rPr>
                <w:szCs w:val="21"/>
              </w:rPr>
              <w:t>油箱容积</w:t>
            </w:r>
            <w:r>
              <w:rPr>
                <w:rFonts w:hint="eastAsia"/>
                <w:szCs w:val="21"/>
              </w:rPr>
              <w:t xml:space="preserve"> </w:t>
            </w:r>
            <w:r w:rsidRPr="00851E9F">
              <w:rPr>
                <w:szCs w:val="21"/>
              </w:rPr>
              <w:t>1.5L</w:t>
            </w:r>
            <w:r>
              <w:rPr>
                <w:rFonts w:hint="eastAsia"/>
                <w:szCs w:val="21"/>
              </w:rPr>
              <w:t xml:space="preserve">   </w:t>
            </w:r>
            <w:r w:rsidRPr="00851E9F">
              <w:rPr>
                <w:rFonts w:hint="eastAsia"/>
                <w:szCs w:val="21"/>
              </w:rPr>
              <w:t>注油口</w:t>
            </w:r>
            <w:r w:rsidRPr="00851E9F">
              <w:rPr>
                <w:szCs w:val="21"/>
              </w:rPr>
              <w:t>高度</w:t>
            </w:r>
            <w:r w:rsidRPr="00851E9F">
              <w:rPr>
                <w:szCs w:val="21"/>
              </w:rPr>
              <w:t xml:space="preserve"> 106mm </w:t>
            </w:r>
            <w:r w:rsidRPr="00851E9F">
              <w:rPr>
                <w:szCs w:val="21"/>
              </w:rPr>
              <w:t>处</w:t>
            </w:r>
            <w:ins w:id="21" w:author="Microsoft Word" w:date="2025-12-25T21:30:00Z" w16du:dateUtc="2025-12-25T13:30:00Z">
              <w:r w:rsidR="00856B90">
                <w:rPr>
                  <w:rFonts w:hint="eastAsia"/>
                  <w:szCs w:val="21"/>
                </w:rPr>
                <w:t xml:space="preserve">  </w:t>
              </w:r>
              <w:r w:rsidR="00856B90" w:rsidRPr="00851E9F">
                <w:rPr>
                  <w:szCs w:val="21"/>
                </w:rPr>
                <w:t>油面高度</w:t>
              </w:r>
              <w:r w:rsidR="00856B90" w:rsidRPr="00851E9F">
                <w:rPr>
                  <w:szCs w:val="21"/>
                </w:rPr>
                <w:t xml:space="preserve"> 50mm</w:t>
              </w:r>
            </w:ins>
          </w:p>
          <w:p w14:paraId="3D114951" w14:textId="70E4A584" w:rsidR="00147215" w:rsidRPr="008A2144" w:rsidRDefault="00147215" w:rsidP="00D92E29">
            <w:pPr>
              <w:rPr>
                <w:rFonts w:ascii="黑体" w:eastAsia="黑体"/>
                <w:szCs w:val="32"/>
              </w:rPr>
            </w:pPr>
            <w:r w:rsidRPr="00851E9F">
              <w:rPr>
                <w:szCs w:val="21"/>
              </w:rPr>
              <w:t>首次运行</w:t>
            </w:r>
            <w:r w:rsidRPr="00851E9F">
              <w:rPr>
                <w:szCs w:val="21"/>
              </w:rPr>
              <w:t xml:space="preserve"> 200 </w:t>
            </w:r>
            <w:r w:rsidRPr="00851E9F">
              <w:rPr>
                <w:szCs w:val="21"/>
              </w:rPr>
              <w:t>小时后更换新油</w:t>
            </w:r>
            <w:r>
              <w:rPr>
                <w:rFonts w:hint="eastAsia"/>
                <w:szCs w:val="21"/>
              </w:rPr>
              <w:t xml:space="preserve">  </w:t>
            </w:r>
            <w:r w:rsidRPr="00851E9F">
              <w:rPr>
                <w:szCs w:val="21"/>
              </w:rPr>
              <w:t>轴承润滑脂每运行</w:t>
            </w:r>
            <w:r w:rsidRPr="00851E9F">
              <w:rPr>
                <w:szCs w:val="21"/>
              </w:rPr>
              <w:t xml:space="preserve"> 10000 </w:t>
            </w:r>
            <w:r w:rsidRPr="00851E9F">
              <w:rPr>
                <w:szCs w:val="21"/>
              </w:rPr>
              <w:t>小时（或每两年）检查一次</w:t>
            </w:r>
          </w:p>
        </w:tc>
      </w:tr>
    </w:tbl>
    <w:p w14:paraId="70A7FE35" w14:textId="42908490" w:rsidR="00377E54" w:rsidRPr="00147215" w:rsidRDefault="0040135A" w:rsidP="00AE28F7">
      <w:pPr>
        <w:rPr>
          <w:b/>
          <w:bCs/>
          <w:sz w:val="32"/>
          <w:szCs w:val="32"/>
        </w:rPr>
      </w:pPr>
      <w:r w:rsidRPr="00147215">
        <w:rPr>
          <w:rFonts w:hint="eastAsia"/>
          <w:b/>
          <w:bCs/>
          <w:sz w:val="32"/>
          <w:szCs w:val="32"/>
        </w:rPr>
        <w:lastRenderedPageBreak/>
        <w:t>6</w:t>
      </w:r>
      <w:r w:rsidR="005D1CA6" w:rsidRPr="00147215">
        <w:rPr>
          <w:rFonts w:hint="eastAsia"/>
          <w:b/>
          <w:bCs/>
          <w:sz w:val="32"/>
          <w:szCs w:val="32"/>
        </w:rPr>
        <w:t>.</w:t>
      </w:r>
      <w:r w:rsidR="005D1CA6" w:rsidRPr="00147215">
        <w:rPr>
          <w:rFonts w:hint="eastAsia"/>
          <w:b/>
          <w:bCs/>
          <w:sz w:val="32"/>
          <w:szCs w:val="32"/>
        </w:rPr>
        <w:t>减速器箱体、箱盖、附件的设计</w:t>
      </w:r>
    </w:p>
    <w:p w14:paraId="06F2979A" w14:textId="4C211B5C" w:rsidR="00377E54" w:rsidRPr="00147215" w:rsidRDefault="00147215" w:rsidP="00AE28F7">
      <w:pPr>
        <w:rPr>
          <w:b/>
          <w:bCs/>
          <w:sz w:val="30"/>
          <w:szCs w:val="30"/>
        </w:rPr>
      </w:pPr>
      <w:r w:rsidRPr="00147215">
        <w:rPr>
          <w:rFonts w:hint="eastAsia"/>
          <w:b/>
          <w:bCs/>
          <w:sz w:val="30"/>
          <w:szCs w:val="30"/>
        </w:rPr>
        <w:t>6.1</w:t>
      </w:r>
      <w:r>
        <w:rPr>
          <w:rFonts w:hint="eastAsia"/>
          <w:b/>
          <w:bCs/>
          <w:sz w:val="30"/>
          <w:szCs w:val="30"/>
        </w:rPr>
        <w:t>箱体设计</w:t>
      </w:r>
    </w:p>
    <w:p w14:paraId="13859748" w14:textId="77777777" w:rsidR="00C43FBE" w:rsidRPr="00C43FBE" w:rsidRDefault="00C43FBE" w:rsidP="00C43FBE">
      <w:pPr>
        <w:rPr>
          <w:b/>
          <w:bCs/>
        </w:rPr>
      </w:pPr>
      <w:r w:rsidRPr="00C43FBE">
        <w:rPr>
          <w:b/>
          <w:bCs/>
        </w:rPr>
        <w:t>一、加强筋排布设计</w:t>
      </w:r>
    </w:p>
    <w:p w14:paraId="07096945" w14:textId="77777777" w:rsidR="00C43FBE" w:rsidRPr="00C43FBE" w:rsidRDefault="00C43FBE" w:rsidP="00C43FBE">
      <w:r w:rsidRPr="00C43FBE">
        <w:t>从模型可见，减速机</w:t>
      </w:r>
      <w:r w:rsidRPr="00C43FBE">
        <w:rPr>
          <w:b/>
          <w:bCs/>
        </w:rPr>
        <w:t>底座及箱体侧壁采用多根垂直加强筋</w:t>
      </w:r>
      <w:r w:rsidRPr="00C43FBE">
        <w:t>，设计逻辑如下：</w:t>
      </w:r>
    </w:p>
    <w:p w14:paraId="0F1833D1" w14:textId="77777777" w:rsidR="00C43FBE" w:rsidRPr="00C43FBE" w:rsidRDefault="00C43FBE" w:rsidP="00C43FBE">
      <w:pPr>
        <w:numPr>
          <w:ilvl w:val="0"/>
          <w:numId w:val="25"/>
        </w:numPr>
      </w:pPr>
      <w:r w:rsidRPr="00C43FBE">
        <w:rPr>
          <w:b/>
          <w:bCs/>
        </w:rPr>
        <w:t>功能目标</w:t>
      </w:r>
      <w:r w:rsidRPr="00C43FBE">
        <w:t>：提升箱体刚性，分散载荷，避免运行时因振动产生变形；同时辅助散热（筋条增大散热面积）。</w:t>
      </w:r>
    </w:p>
    <w:p w14:paraId="2E8891CC" w14:textId="77777777" w:rsidR="00C43FBE" w:rsidRPr="00C43FBE" w:rsidRDefault="00C43FBE" w:rsidP="00C43FBE">
      <w:pPr>
        <w:numPr>
          <w:ilvl w:val="0"/>
          <w:numId w:val="25"/>
        </w:numPr>
      </w:pPr>
      <w:r w:rsidRPr="00C43FBE">
        <w:rPr>
          <w:b/>
          <w:bCs/>
        </w:rPr>
        <w:t>排布规则</w:t>
      </w:r>
      <w:r w:rsidRPr="00C43FBE">
        <w:t>：</w:t>
      </w:r>
    </w:p>
    <w:p w14:paraId="484E13C7" w14:textId="77777777" w:rsidR="00C43FBE" w:rsidRPr="00C43FBE" w:rsidRDefault="00C43FBE" w:rsidP="00C43FBE">
      <w:pPr>
        <w:numPr>
          <w:ilvl w:val="1"/>
          <w:numId w:val="25"/>
        </w:numPr>
      </w:pPr>
      <w:r w:rsidRPr="00C43FBE">
        <w:t>沿</w:t>
      </w:r>
      <w:r w:rsidRPr="00C43FBE">
        <w:rPr>
          <w:b/>
          <w:bCs/>
        </w:rPr>
        <w:t>轴系分布方向（水平）</w:t>
      </w:r>
      <w:r w:rsidRPr="00C43FBE">
        <w:t> </w:t>
      </w:r>
      <w:r w:rsidRPr="00C43FBE">
        <w:t>均匀布置（间距与轴系中心距匹配），与轴的支撑位置对应，强化轴承座区域的承载能力；</w:t>
      </w:r>
    </w:p>
    <w:p w14:paraId="76599CDF" w14:textId="77777777" w:rsidR="00C43FBE" w:rsidRPr="00C43FBE" w:rsidRDefault="00C43FBE" w:rsidP="00C43FBE">
      <w:pPr>
        <w:numPr>
          <w:ilvl w:val="1"/>
          <w:numId w:val="25"/>
        </w:numPr>
      </w:pPr>
      <w:r w:rsidRPr="00C43FBE">
        <w:t>筋条高度与底座厚度适配（约为底座厚度的</w:t>
      </w:r>
      <w:r w:rsidRPr="00C43FBE">
        <w:t xml:space="preserve"> 2~3 </w:t>
      </w:r>
      <w:r w:rsidRPr="00C43FBE">
        <w:t>倍），宽度取箱体壁厚的</w:t>
      </w:r>
      <w:r w:rsidRPr="00C43FBE">
        <w:t xml:space="preserve"> 1.5 </w:t>
      </w:r>
      <w:r w:rsidRPr="00C43FBE">
        <w:t>倍，兼顾刚性与轻量化；</w:t>
      </w:r>
    </w:p>
    <w:p w14:paraId="3044A756" w14:textId="630226E2" w:rsidR="00290C7A" w:rsidRDefault="00C43FBE" w:rsidP="00290C7A">
      <w:pPr>
        <w:numPr>
          <w:ilvl w:val="1"/>
          <w:numId w:val="25"/>
        </w:numPr>
      </w:pPr>
      <w:r w:rsidRPr="00C43FBE">
        <w:t>筋条顶部与箱体侧壁平滑过渡，避免应力集中。</w:t>
      </w:r>
    </w:p>
    <w:p w14:paraId="43B9CF3B" w14:textId="429DA0F2" w:rsidR="00290C7A" w:rsidRPr="00290C7A" w:rsidRDefault="00290C7A" w:rsidP="00290C7A">
      <w:pPr>
        <w:ind w:firstLine="420"/>
        <w:rPr>
          <w:b/>
          <w:bCs/>
        </w:rPr>
      </w:pPr>
      <w:r w:rsidRPr="00290C7A">
        <w:rPr>
          <w:b/>
          <w:bCs/>
        </w:rPr>
        <w:t>后置十字加强筋的作用</w:t>
      </w:r>
    </w:p>
    <w:p w14:paraId="4A4FF14F" w14:textId="77777777" w:rsidR="00290C7A" w:rsidRPr="00290C7A" w:rsidRDefault="00290C7A" w:rsidP="00290C7A">
      <w:r w:rsidRPr="00290C7A">
        <w:t>（对应模型中底座</w:t>
      </w:r>
      <w:r w:rsidRPr="00290C7A">
        <w:t xml:space="preserve"> / </w:t>
      </w:r>
      <w:r w:rsidRPr="00290C7A">
        <w:t>箱体后部的十字交叉筋结构）</w:t>
      </w:r>
    </w:p>
    <w:p w14:paraId="77E94C99" w14:textId="77777777" w:rsidR="00290C7A" w:rsidRPr="00290C7A" w:rsidRDefault="00290C7A" w:rsidP="00290C7A">
      <w:pPr>
        <w:numPr>
          <w:ilvl w:val="0"/>
          <w:numId w:val="30"/>
        </w:numPr>
      </w:pPr>
      <w:r w:rsidRPr="00290C7A">
        <w:rPr>
          <w:b/>
          <w:bCs/>
        </w:rPr>
        <w:t>强化局部刚性</w:t>
      </w:r>
      <w:r w:rsidRPr="00290C7A">
        <w:t>：十字筋将后置区域的载荷（如输出轴端的径向力）分散到更大的底座面积上，避免单根筋条的局部应力集中，尤其适配</w:t>
      </w:r>
      <w:r w:rsidRPr="00290C7A">
        <w:rPr>
          <w:b/>
          <w:bCs/>
        </w:rPr>
        <w:t>输出轴大转矩工况</w:t>
      </w:r>
      <w:r w:rsidRPr="00290C7A">
        <w:t>；</w:t>
      </w:r>
    </w:p>
    <w:p w14:paraId="4C2C6ECF" w14:textId="77777777" w:rsidR="00290C7A" w:rsidRPr="00290C7A" w:rsidRDefault="00290C7A" w:rsidP="00290C7A">
      <w:pPr>
        <w:numPr>
          <w:ilvl w:val="0"/>
          <w:numId w:val="30"/>
        </w:numPr>
      </w:pPr>
      <w:r w:rsidRPr="00290C7A">
        <w:rPr>
          <w:b/>
          <w:bCs/>
        </w:rPr>
        <w:t>抗扭支撑</w:t>
      </w:r>
      <w:r w:rsidRPr="00290C7A">
        <w:t>：十字结构形成</w:t>
      </w:r>
      <w:r w:rsidRPr="00290C7A">
        <w:t xml:space="preserve"> “</w:t>
      </w:r>
      <w:r w:rsidRPr="00290C7A">
        <w:t>双向约束</w:t>
      </w:r>
      <w:r w:rsidRPr="00290C7A">
        <w:t>”</w:t>
      </w:r>
      <w:r w:rsidRPr="00290C7A">
        <w:t>，可抵抗减速机运行时的扭转振动，提升轴系的运转稳定性；</w:t>
      </w:r>
    </w:p>
    <w:p w14:paraId="5FA3E452" w14:textId="77777777" w:rsidR="00290C7A" w:rsidRPr="00290C7A" w:rsidRDefault="00290C7A" w:rsidP="00290C7A">
      <w:pPr>
        <w:numPr>
          <w:ilvl w:val="0"/>
          <w:numId w:val="30"/>
        </w:numPr>
      </w:pPr>
      <w:r w:rsidRPr="00290C7A">
        <w:rPr>
          <w:b/>
          <w:bCs/>
        </w:rPr>
        <w:t>空间适配</w:t>
      </w:r>
      <w:r w:rsidRPr="00290C7A">
        <w:t>：十字筋的交叉形式可适配后置端盖的安装空间，同时为管线、附件（如电机支架）预留避让区域。</w:t>
      </w:r>
    </w:p>
    <w:p w14:paraId="2D7B17EC" w14:textId="52FE291D" w:rsidR="00290C7A" w:rsidRPr="00290C7A" w:rsidRDefault="00290C7A" w:rsidP="00290C7A">
      <w:pPr>
        <w:ind w:firstLine="360"/>
        <w:rPr>
          <w:b/>
          <w:bCs/>
        </w:rPr>
      </w:pPr>
      <w:r w:rsidRPr="00290C7A">
        <w:rPr>
          <w:b/>
          <w:bCs/>
        </w:rPr>
        <w:t>正面倾斜加强筋的作用</w:t>
      </w:r>
    </w:p>
    <w:p w14:paraId="6651956B" w14:textId="77777777" w:rsidR="00290C7A" w:rsidRPr="00290C7A" w:rsidRDefault="00290C7A" w:rsidP="00290C7A">
      <w:r w:rsidRPr="00290C7A">
        <w:t>（对应模型中箱体正面的倾斜筋条）</w:t>
      </w:r>
    </w:p>
    <w:p w14:paraId="62DE1E28" w14:textId="77777777" w:rsidR="00290C7A" w:rsidRPr="00290C7A" w:rsidRDefault="00290C7A" w:rsidP="00290C7A">
      <w:pPr>
        <w:numPr>
          <w:ilvl w:val="0"/>
          <w:numId w:val="31"/>
        </w:numPr>
      </w:pPr>
      <w:r w:rsidRPr="00290C7A">
        <w:rPr>
          <w:b/>
          <w:bCs/>
        </w:rPr>
        <w:t>优化载荷传递</w:t>
      </w:r>
      <w:r w:rsidRPr="00290C7A">
        <w:t>：倾斜筋的角度与</w:t>
      </w:r>
      <w:r w:rsidRPr="00290C7A">
        <w:rPr>
          <w:b/>
          <w:bCs/>
        </w:rPr>
        <w:t>齿轮啮合的作用力方向</w:t>
      </w:r>
      <w:r w:rsidRPr="00290C7A">
        <w:t>匹配（齿轮啮合时的径向力呈倾斜分布），可更高效地将箱体内的载荷传递到底座，减少箱体侧壁的变形；</w:t>
      </w:r>
    </w:p>
    <w:p w14:paraId="7E37E122" w14:textId="77777777" w:rsidR="00290C7A" w:rsidRPr="00290C7A" w:rsidRDefault="00290C7A" w:rsidP="00290C7A">
      <w:pPr>
        <w:numPr>
          <w:ilvl w:val="0"/>
          <w:numId w:val="31"/>
        </w:numPr>
      </w:pPr>
      <w:r w:rsidRPr="00290C7A">
        <w:rPr>
          <w:b/>
          <w:bCs/>
        </w:rPr>
        <w:t>辅助散热</w:t>
      </w:r>
      <w:r w:rsidRPr="00290C7A">
        <w:t>：倾斜筋增大了箱体正面的散热面积，同时引导气流沿筋条流动，提升自然散热效率；</w:t>
      </w:r>
    </w:p>
    <w:p w14:paraId="1889CF49" w14:textId="5ADD86B9" w:rsidR="00290C7A" w:rsidRPr="00C43FBE" w:rsidRDefault="00290C7A" w:rsidP="00290C7A">
      <w:pPr>
        <w:numPr>
          <w:ilvl w:val="0"/>
          <w:numId w:val="31"/>
        </w:numPr>
      </w:pPr>
      <w:r w:rsidRPr="00290C7A">
        <w:rPr>
          <w:b/>
          <w:bCs/>
        </w:rPr>
        <w:t>结构轻量化</w:t>
      </w:r>
      <w:r w:rsidRPr="00290C7A">
        <w:t>：相比垂直筋，倾斜筋在相同刚性下可减少材料用量，兼顾强度与轻量化设计。</w:t>
      </w:r>
    </w:p>
    <w:p w14:paraId="53E8F25B" w14:textId="77777777" w:rsidR="00C43FBE" w:rsidRPr="00C43FBE" w:rsidRDefault="00C43FBE" w:rsidP="00C43FBE">
      <w:pPr>
        <w:rPr>
          <w:b/>
          <w:bCs/>
        </w:rPr>
      </w:pPr>
      <w:r w:rsidRPr="00C43FBE">
        <w:rPr>
          <w:b/>
          <w:bCs/>
        </w:rPr>
        <w:t>二、端盖设计</w:t>
      </w:r>
    </w:p>
    <w:p w14:paraId="2AA665A0" w14:textId="77777777" w:rsidR="00C43FBE" w:rsidRPr="00C43FBE" w:rsidRDefault="00C43FBE" w:rsidP="00C43FBE">
      <w:r w:rsidRPr="00C43FBE">
        <w:t>模型中显示</w:t>
      </w:r>
      <w:r w:rsidRPr="00C43FBE">
        <w:rPr>
          <w:b/>
          <w:bCs/>
        </w:rPr>
        <w:t>多级阶梯式端盖结构</w:t>
      </w:r>
      <w:r w:rsidRPr="00C43FBE">
        <w:t>，特点如下：</w:t>
      </w:r>
    </w:p>
    <w:p w14:paraId="4C95796D" w14:textId="77777777" w:rsidR="00C43FBE" w:rsidRPr="00C43FBE" w:rsidRDefault="00C43FBE" w:rsidP="00C43FBE">
      <w:pPr>
        <w:numPr>
          <w:ilvl w:val="0"/>
          <w:numId w:val="26"/>
        </w:numPr>
      </w:pPr>
      <w:r w:rsidRPr="00C43FBE">
        <w:rPr>
          <w:b/>
          <w:bCs/>
        </w:rPr>
        <w:t>结构形式</w:t>
      </w:r>
      <w:r w:rsidRPr="00C43FBE">
        <w:t>：采用</w:t>
      </w:r>
      <w:r w:rsidRPr="00C43FBE">
        <w:rPr>
          <w:b/>
          <w:bCs/>
        </w:rPr>
        <w:t>分体式法兰端盖</w:t>
      </w:r>
      <w:r w:rsidRPr="00C43FBE">
        <w:t>，通过螺栓与箱体连接（端盖上均匀分布螺栓孔，数量与轴承载荷匹配）；</w:t>
      </w:r>
    </w:p>
    <w:p w14:paraId="1D601D52" w14:textId="77777777" w:rsidR="00C43FBE" w:rsidRPr="00C43FBE" w:rsidRDefault="00C43FBE" w:rsidP="00C43FBE">
      <w:pPr>
        <w:numPr>
          <w:ilvl w:val="0"/>
          <w:numId w:val="26"/>
        </w:numPr>
      </w:pPr>
      <w:r w:rsidRPr="00C43FBE">
        <w:rPr>
          <w:b/>
          <w:bCs/>
        </w:rPr>
        <w:t>功能细节</w:t>
      </w:r>
      <w:r w:rsidRPr="00C43FBE">
        <w:t>：</w:t>
      </w:r>
    </w:p>
    <w:p w14:paraId="0B519AA6" w14:textId="77777777" w:rsidR="00C43FBE" w:rsidRPr="00C43FBE" w:rsidRDefault="00C43FBE" w:rsidP="00C43FBE">
      <w:pPr>
        <w:numPr>
          <w:ilvl w:val="1"/>
          <w:numId w:val="26"/>
        </w:numPr>
      </w:pPr>
      <w:r w:rsidRPr="00C43FBE">
        <w:t>端盖内侧设</w:t>
      </w:r>
      <w:r w:rsidRPr="00C43FBE">
        <w:rPr>
          <w:b/>
          <w:bCs/>
        </w:rPr>
        <w:t>轴承定位凸台</w:t>
      </w:r>
      <w:r w:rsidRPr="00C43FBE">
        <w:t>，保证轴承安装精度；</w:t>
      </w:r>
    </w:p>
    <w:p w14:paraId="54A68D33" w14:textId="77777777" w:rsidR="00C43FBE" w:rsidRPr="00C43FBE" w:rsidRDefault="00C43FBE" w:rsidP="00C43FBE">
      <w:pPr>
        <w:numPr>
          <w:ilvl w:val="1"/>
          <w:numId w:val="26"/>
        </w:numPr>
      </w:pPr>
      <w:r w:rsidRPr="00C43FBE">
        <w:t>端盖与轴的配合处设</w:t>
      </w:r>
      <w:r w:rsidRPr="00C43FBE">
        <w:rPr>
          <w:b/>
          <w:bCs/>
        </w:rPr>
        <w:t>密封槽</w:t>
      </w:r>
      <w:r w:rsidRPr="00C43FBE">
        <w:t>（适配毡圈</w:t>
      </w:r>
      <w:r w:rsidRPr="00C43FBE">
        <w:t xml:space="preserve"> / </w:t>
      </w:r>
      <w:r w:rsidRPr="00C43FBE">
        <w:t>骨架油封），防止润滑油泄漏与外界粉尘侵入；</w:t>
      </w:r>
    </w:p>
    <w:p w14:paraId="1483AE87" w14:textId="77777777" w:rsidR="00C43FBE" w:rsidRPr="00C43FBE" w:rsidRDefault="00C43FBE" w:rsidP="00C43FBE">
      <w:pPr>
        <w:numPr>
          <w:ilvl w:val="1"/>
          <w:numId w:val="26"/>
        </w:numPr>
      </w:pPr>
      <w:r w:rsidRPr="00C43FBE">
        <w:t>不同轴径对应不同尺寸的端盖（如模型中</w:t>
      </w:r>
      <w:r w:rsidRPr="00C43FBE">
        <w:t xml:space="preserve"> “</w:t>
      </w:r>
      <w:r w:rsidRPr="00C43FBE">
        <w:t>大</w:t>
      </w:r>
      <w:r w:rsidRPr="00C43FBE">
        <w:t xml:space="preserve"> / </w:t>
      </w:r>
      <w:r w:rsidRPr="00C43FBE">
        <w:t>中</w:t>
      </w:r>
      <w:r w:rsidRPr="00C43FBE">
        <w:t xml:space="preserve"> / </w:t>
      </w:r>
      <w:r w:rsidRPr="00C43FBE">
        <w:t>小</w:t>
      </w:r>
      <w:r w:rsidRPr="00C43FBE">
        <w:t xml:space="preserve">” </w:t>
      </w:r>
      <w:r w:rsidRPr="00C43FBE">
        <w:t>三级端盖），与轴系的直径分级匹配，保证同轴度。</w:t>
      </w:r>
    </w:p>
    <w:p w14:paraId="1ACB3215" w14:textId="77777777" w:rsidR="00C43FBE" w:rsidRPr="00C43FBE" w:rsidRDefault="00C43FBE" w:rsidP="00C43FBE">
      <w:pPr>
        <w:rPr>
          <w:b/>
          <w:bCs/>
        </w:rPr>
      </w:pPr>
      <w:r w:rsidRPr="00C43FBE">
        <w:rPr>
          <w:b/>
          <w:bCs/>
        </w:rPr>
        <w:t>三、底面设计</w:t>
      </w:r>
    </w:p>
    <w:p w14:paraId="004D1C96" w14:textId="77777777" w:rsidR="00C43FBE" w:rsidRPr="00C43FBE" w:rsidRDefault="00C43FBE" w:rsidP="00C43FBE">
      <w:r w:rsidRPr="00C43FBE">
        <w:t>底座采用</w:t>
      </w:r>
      <w:r w:rsidRPr="00C43FBE">
        <w:rPr>
          <w:b/>
          <w:bCs/>
        </w:rPr>
        <w:t>宽幅平板式设计</w:t>
      </w:r>
      <w:r w:rsidRPr="00C43FBE">
        <w:t>，配合加强筋，核心目标是</w:t>
      </w:r>
      <w:r w:rsidRPr="00C43FBE">
        <w:rPr>
          <w:b/>
          <w:bCs/>
        </w:rPr>
        <w:t>安装稳定性</w:t>
      </w:r>
      <w:r w:rsidRPr="00C43FBE">
        <w:t>：</w:t>
      </w:r>
    </w:p>
    <w:p w14:paraId="294E4883" w14:textId="77777777" w:rsidR="00C43FBE" w:rsidRPr="00C43FBE" w:rsidRDefault="00C43FBE" w:rsidP="00C43FBE">
      <w:pPr>
        <w:numPr>
          <w:ilvl w:val="0"/>
          <w:numId w:val="27"/>
        </w:numPr>
      </w:pPr>
      <w:r w:rsidRPr="00C43FBE">
        <w:rPr>
          <w:b/>
          <w:bCs/>
        </w:rPr>
        <w:t>安装面</w:t>
      </w:r>
      <w:r w:rsidRPr="00C43FBE">
        <w:t>：底面为平整的矩形法兰面，预留螺栓孔（对称分布），便于与设备机架固定；</w:t>
      </w:r>
    </w:p>
    <w:p w14:paraId="3B408EE7" w14:textId="77777777" w:rsidR="00C43FBE" w:rsidRPr="00C43FBE" w:rsidRDefault="00C43FBE" w:rsidP="00C43FBE">
      <w:pPr>
        <w:numPr>
          <w:ilvl w:val="0"/>
          <w:numId w:val="27"/>
        </w:numPr>
      </w:pPr>
      <w:r w:rsidRPr="00C43FBE">
        <w:rPr>
          <w:b/>
          <w:bCs/>
        </w:rPr>
        <w:t>承载优化</w:t>
      </w:r>
      <w:r w:rsidRPr="00C43FBE">
        <w:t>：底面厚度大于箱体壁厚，加强筋与底面一体化焊接</w:t>
      </w:r>
      <w:r w:rsidRPr="00C43FBE">
        <w:t xml:space="preserve"> / </w:t>
      </w:r>
      <w:r w:rsidRPr="00C43FBE">
        <w:t>铸造，将轴系载荷均匀传递至安装基础；</w:t>
      </w:r>
    </w:p>
    <w:p w14:paraId="36B6F675" w14:textId="77777777" w:rsidR="00C43FBE" w:rsidRPr="00C43FBE" w:rsidRDefault="00C43FBE" w:rsidP="00C43FBE">
      <w:pPr>
        <w:numPr>
          <w:ilvl w:val="0"/>
          <w:numId w:val="27"/>
        </w:numPr>
      </w:pPr>
      <w:r w:rsidRPr="00C43FBE">
        <w:rPr>
          <w:b/>
          <w:bCs/>
        </w:rPr>
        <w:lastRenderedPageBreak/>
        <w:t>排屑</w:t>
      </w:r>
      <w:r w:rsidRPr="00C43FBE">
        <w:rPr>
          <w:b/>
          <w:bCs/>
        </w:rPr>
        <w:t xml:space="preserve"> / </w:t>
      </w:r>
      <w:r w:rsidRPr="00C43FBE">
        <w:rPr>
          <w:b/>
          <w:bCs/>
        </w:rPr>
        <w:t>排水</w:t>
      </w:r>
      <w:r w:rsidRPr="00C43FBE">
        <w:t>：底面边缘设轻微倒角，避免积尘、积水，适配工业环境的维护需求。</w:t>
      </w:r>
    </w:p>
    <w:p w14:paraId="2419A55F" w14:textId="77777777" w:rsidR="00C43FBE" w:rsidRPr="00C43FBE" w:rsidRDefault="00C43FBE" w:rsidP="00C43FBE">
      <w:pPr>
        <w:rPr>
          <w:b/>
          <w:bCs/>
        </w:rPr>
      </w:pPr>
      <w:r w:rsidRPr="00C43FBE">
        <w:rPr>
          <w:b/>
          <w:bCs/>
        </w:rPr>
        <w:t>四、外形设计</w:t>
      </w:r>
    </w:p>
    <w:p w14:paraId="06E9F034" w14:textId="77777777" w:rsidR="00C43FBE" w:rsidRPr="00C43FBE" w:rsidRDefault="00C43FBE" w:rsidP="00C43FBE">
      <w:r w:rsidRPr="00C43FBE">
        <w:t>整体外形采用</w:t>
      </w:r>
      <w:r w:rsidRPr="00C43FBE">
        <w:t xml:space="preserve"> **“</w:t>
      </w:r>
      <w:r w:rsidRPr="00C43FBE">
        <w:t>流线型箱体</w:t>
      </w:r>
      <w:r w:rsidRPr="00C43FBE">
        <w:t xml:space="preserve"> + </w:t>
      </w:r>
      <w:r w:rsidRPr="00C43FBE">
        <w:t>阶梯端盖</w:t>
      </w:r>
      <w:r w:rsidRPr="00C43FBE">
        <w:t xml:space="preserve"> + </w:t>
      </w:r>
      <w:r w:rsidRPr="00C43FBE">
        <w:t>模块化底座</w:t>
      </w:r>
      <w:r w:rsidRPr="00C43FBE">
        <w:t xml:space="preserve">”** </w:t>
      </w:r>
      <w:r w:rsidRPr="00C43FBE">
        <w:t>的组合，兼顾功能性与工业美学：</w:t>
      </w:r>
    </w:p>
    <w:p w14:paraId="57B0A154" w14:textId="77777777" w:rsidR="00C43FBE" w:rsidRPr="00C43FBE" w:rsidRDefault="00C43FBE" w:rsidP="00C43FBE">
      <w:pPr>
        <w:numPr>
          <w:ilvl w:val="0"/>
          <w:numId w:val="28"/>
        </w:numPr>
      </w:pPr>
      <w:r w:rsidRPr="00C43FBE">
        <w:rPr>
          <w:b/>
          <w:bCs/>
        </w:rPr>
        <w:t>箱体外形</w:t>
      </w:r>
      <w:r w:rsidRPr="00C43FBE">
        <w:t>：采用</w:t>
      </w:r>
      <w:r w:rsidRPr="00C43FBE">
        <w:rPr>
          <w:b/>
          <w:bCs/>
        </w:rPr>
        <w:t>圆弧过渡的</w:t>
      </w:r>
      <w:r w:rsidRPr="00C43FBE">
        <w:rPr>
          <w:b/>
          <w:bCs/>
        </w:rPr>
        <w:t xml:space="preserve"> “</w:t>
      </w:r>
      <w:r w:rsidRPr="00C43FBE">
        <w:rPr>
          <w:b/>
          <w:bCs/>
        </w:rPr>
        <w:t>包络式</w:t>
      </w:r>
      <w:r w:rsidRPr="00C43FBE">
        <w:rPr>
          <w:b/>
          <w:bCs/>
        </w:rPr>
        <w:t xml:space="preserve">” </w:t>
      </w:r>
      <w:r w:rsidRPr="00C43FBE">
        <w:rPr>
          <w:b/>
          <w:bCs/>
        </w:rPr>
        <w:t>箱体</w:t>
      </w:r>
      <w:r w:rsidRPr="00C43FBE">
        <w:t>（模型中箱体顶部为弧形），贴合内部齿轮的轮廓，减少无效空间，同时避免尖锐边角，提升操作安全性；</w:t>
      </w:r>
    </w:p>
    <w:p w14:paraId="2E29F453" w14:textId="77777777" w:rsidR="00C43FBE" w:rsidRPr="00C43FBE" w:rsidRDefault="00C43FBE" w:rsidP="00C43FBE">
      <w:pPr>
        <w:numPr>
          <w:ilvl w:val="0"/>
          <w:numId w:val="28"/>
        </w:numPr>
      </w:pPr>
      <w:r w:rsidRPr="00C43FBE">
        <w:rPr>
          <w:b/>
          <w:bCs/>
        </w:rPr>
        <w:t>模块化特征</w:t>
      </w:r>
      <w:r w:rsidRPr="00C43FBE">
        <w:t>：端盖、箱体、底座采用分体式设计，便于单独加工、装配及后期维修（如更换轴承</w:t>
      </w:r>
      <w:r w:rsidRPr="00C43FBE">
        <w:t xml:space="preserve"> / </w:t>
      </w:r>
      <w:r w:rsidRPr="00C43FBE">
        <w:t>齿轮时仅需拆卸对应端盖）；</w:t>
      </w:r>
    </w:p>
    <w:p w14:paraId="1A8EE1B5" w14:textId="77777777" w:rsidR="00C43FBE" w:rsidRPr="00C43FBE" w:rsidRDefault="00C43FBE" w:rsidP="00C43FBE">
      <w:pPr>
        <w:numPr>
          <w:ilvl w:val="0"/>
          <w:numId w:val="28"/>
        </w:numPr>
      </w:pPr>
      <w:r w:rsidRPr="00C43FBE">
        <w:rPr>
          <w:b/>
          <w:bCs/>
        </w:rPr>
        <w:t>细节处理</w:t>
      </w:r>
      <w:r w:rsidRPr="00C43FBE">
        <w:t>：箱体顶部设</w:t>
      </w:r>
      <w:r w:rsidRPr="00C43FBE">
        <w:rPr>
          <w:b/>
          <w:bCs/>
        </w:rPr>
        <w:t>注油口</w:t>
      </w:r>
      <w:r w:rsidRPr="00C43FBE">
        <w:rPr>
          <w:b/>
          <w:bCs/>
        </w:rPr>
        <w:t xml:space="preserve"> / </w:t>
      </w:r>
      <w:r w:rsidRPr="00C43FBE">
        <w:rPr>
          <w:b/>
          <w:bCs/>
        </w:rPr>
        <w:t>透气塞</w:t>
      </w:r>
      <w:r w:rsidRPr="00C43FBE">
        <w:t>（模型中蓝色部件对应注油口），位置高于油面，操作便捷；边角处做圆角处理，降低应力集中风险。</w:t>
      </w:r>
    </w:p>
    <w:p w14:paraId="7C9166CD" w14:textId="77777777" w:rsidR="00377E54" w:rsidRDefault="00377E54" w:rsidP="00AE28F7"/>
    <w:p w14:paraId="3711F521" w14:textId="77777777" w:rsidR="00377E54" w:rsidRDefault="00377E54" w:rsidP="00AE28F7"/>
    <w:tbl>
      <w:tblPr>
        <w:tblpPr w:leftFromText="180" w:rightFromText="180" w:vertAnchor="page" w:horzAnchor="margin" w:tblpY="5204"/>
        <w:tblW w:w="82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47"/>
      </w:tblGrid>
      <w:tr w:rsidR="00290C7A" w14:paraId="00D92F5E" w14:textId="77777777" w:rsidTr="00290C7A">
        <w:trPr>
          <w:cantSplit/>
          <w:trHeight w:val="10181"/>
        </w:trPr>
        <w:tc>
          <w:tcPr>
            <w:tcW w:w="8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58AA8" w14:textId="04F25219" w:rsidR="00290C7A" w:rsidRPr="00AE28F7" w:rsidRDefault="00290C7A" w:rsidP="00290C7A">
            <w:pPr>
              <w:jc w:val="center"/>
              <w:rPr>
                <w:rFonts w:ascii="黑体" w:eastAsia="黑体"/>
                <w:b/>
                <w:bCs/>
                <w:szCs w:val="32"/>
              </w:rPr>
            </w:pPr>
            <w:r>
              <w:rPr>
                <w:rFonts w:ascii="黑体" w:eastAsia="黑体" w:hint="eastAsia"/>
                <w:b/>
                <w:bCs/>
                <w:szCs w:val="32"/>
              </w:rPr>
              <w:t>结果</w:t>
            </w:r>
          </w:p>
          <w:p w14:paraId="58D51025" w14:textId="2046434C" w:rsidR="00290C7A" w:rsidRPr="008A2144" w:rsidRDefault="00407D09" w:rsidP="00290C7A">
            <w:pPr>
              <w:rPr>
                <w:rFonts w:ascii="黑体" w:eastAsia="黑体"/>
                <w:szCs w:val="32"/>
              </w:rPr>
            </w:pPr>
            <w:r w:rsidRPr="00407D09">
              <w:rPr>
                <w:rFonts w:ascii="黑体" w:eastAsia="黑体"/>
                <w:noProof/>
                <w:szCs w:val="32"/>
              </w:rPr>
              <w:drawing>
                <wp:anchor distT="0" distB="0" distL="114300" distR="114300" simplePos="0" relativeHeight="251660409" behindDoc="0" locked="0" layoutInCell="1" allowOverlap="1" wp14:anchorId="0B194B1A" wp14:editId="063D4368">
                  <wp:simplePos x="0" y="0"/>
                  <wp:positionH relativeFrom="column">
                    <wp:posOffset>932444</wp:posOffset>
                  </wp:positionH>
                  <wp:positionV relativeFrom="paragraph">
                    <wp:posOffset>2908911</wp:posOffset>
                  </wp:positionV>
                  <wp:extent cx="3017135" cy="2932981"/>
                  <wp:effectExtent l="0" t="0" r="0" b="1270"/>
                  <wp:wrapNone/>
                  <wp:docPr id="291412203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7135" cy="29329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75CA6">
              <w:rPr>
                <w:rFonts w:ascii="黑体" w:eastAsia="黑体"/>
                <w:noProof/>
                <w:szCs w:val="32"/>
              </w:rPr>
              <w:drawing>
                <wp:anchor distT="0" distB="0" distL="114300" distR="114300" simplePos="0" relativeHeight="251659385" behindDoc="0" locked="0" layoutInCell="1" allowOverlap="1" wp14:anchorId="0405D74D" wp14:editId="3EFEE9C2">
                  <wp:simplePos x="0" y="0"/>
                  <wp:positionH relativeFrom="column">
                    <wp:posOffset>924296</wp:posOffset>
                  </wp:positionH>
                  <wp:positionV relativeFrom="paragraph">
                    <wp:posOffset>54298</wp:posOffset>
                  </wp:positionV>
                  <wp:extent cx="3035936" cy="2820838"/>
                  <wp:effectExtent l="0" t="0" r="0" b="0"/>
                  <wp:wrapNone/>
                  <wp:docPr id="60528161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5936" cy="2820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040E15B" w14:textId="77777777" w:rsidR="00377E54" w:rsidRDefault="00377E54" w:rsidP="00AE28F7"/>
    <w:p w14:paraId="3DADD6E9" w14:textId="77777777" w:rsidR="00377E54" w:rsidRPr="0040135A" w:rsidRDefault="00377E54" w:rsidP="00AE28F7"/>
    <w:p w14:paraId="02F54ABD" w14:textId="77777777" w:rsidR="00377E54" w:rsidRDefault="00377E54" w:rsidP="00AE28F7"/>
    <w:p w14:paraId="2E83EA7F" w14:textId="77777777" w:rsidR="00377E54" w:rsidRDefault="00377E54" w:rsidP="00AE28F7"/>
    <w:p w14:paraId="2E5CB832" w14:textId="77777777" w:rsidR="00377E54" w:rsidRDefault="00377E54" w:rsidP="00AE28F7"/>
    <w:p w14:paraId="164E28C2" w14:textId="77777777" w:rsidR="00377E54" w:rsidRDefault="00377E54" w:rsidP="00AE28F7"/>
    <w:p w14:paraId="3C75B052" w14:textId="77777777" w:rsidR="00377E54" w:rsidRDefault="00377E54" w:rsidP="00AE28F7"/>
    <w:p w14:paraId="58FE029A" w14:textId="77777777" w:rsidR="00377E54" w:rsidRDefault="00377E54" w:rsidP="00AE28F7"/>
    <w:p w14:paraId="305586F2" w14:textId="77777777" w:rsidR="00377E54" w:rsidRDefault="00377E54" w:rsidP="00AE28F7"/>
    <w:p w14:paraId="538F48E2" w14:textId="77777777" w:rsidR="00377E54" w:rsidRDefault="00377E54" w:rsidP="00AE28F7"/>
    <w:p w14:paraId="098A293B" w14:textId="77777777" w:rsidR="00377E54" w:rsidRDefault="00377E54" w:rsidP="00AE28F7"/>
    <w:p w14:paraId="38DF3396" w14:textId="77777777" w:rsidR="00377E54" w:rsidRDefault="00377E54" w:rsidP="00AE28F7"/>
    <w:p w14:paraId="2F9E1C76" w14:textId="77777777" w:rsidR="00377E54" w:rsidRDefault="00377E54" w:rsidP="00AE28F7"/>
    <w:p w14:paraId="7D4E0BCC" w14:textId="77777777" w:rsidR="00377E54" w:rsidRDefault="00377E54" w:rsidP="00AE28F7"/>
    <w:p w14:paraId="2488F80F" w14:textId="77777777" w:rsidR="00377E54" w:rsidRDefault="00377E54" w:rsidP="00AE28F7"/>
    <w:p w14:paraId="0120F5C3" w14:textId="77777777" w:rsidR="00377E54" w:rsidRDefault="00377E54" w:rsidP="00AE28F7"/>
    <w:p w14:paraId="3398FF8F" w14:textId="77777777" w:rsidR="00377E54" w:rsidRDefault="00377E54" w:rsidP="00AE28F7"/>
    <w:p w14:paraId="4455A706" w14:textId="77777777" w:rsidR="00377E54" w:rsidRDefault="00377E54" w:rsidP="00AE28F7"/>
    <w:p w14:paraId="2803FF08" w14:textId="77777777" w:rsidR="001A7900" w:rsidRPr="00290C7A" w:rsidRDefault="001A7900" w:rsidP="00AE28F7"/>
    <w:p w14:paraId="21476888" w14:textId="77777777" w:rsidR="001A7900" w:rsidRDefault="001A7900" w:rsidP="00AE28F7"/>
    <w:p w14:paraId="51A18926" w14:textId="77777777" w:rsidR="001A7900" w:rsidRDefault="001A7900" w:rsidP="00AE28F7"/>
    <w:p w14:paraId="457A3936" w14:textId="77777777" w:rsidR="001A7900" w:rsidRDefault="001A7900" w:rsidP="00AE28F7"/>
    <w:p w14:paraId="5FED0CC2" w14:textId="77777777" w:rsidR="001A7900" w:rsidRDefault="001A7900" w:rsidP="00AE28F7"/>
    <w:p w14:paraId="7A980E9C" w14:textId="77777777" w:rsidR="001A7900" w:rsidRDefault="001A7900" w:rsidP="00AE28F7"/>
    <w:p w14:paraId="531F03F7" w14:textId="77777777" w:rsidR="001A7900" w:rsidRDefault="001A7900" w:rsidP="00AE28F7"/>
    <w:p w14:paraId="4BAF1368" w14:textId="77777777" w:rsidR="001A7900" w:rsidRDefault="001A7900" w:rsidP="00AE28F7"/>
    <w:p w14:paraId="057E99D0" w14:textId="77777777" w:rsidR="001A7900" w:rsidRDefault="001A7900" w:rsidP="00AE28F7"/>
    <w:p w14:paraId="68FDF1A0" w14:textId="77777777" w:rsidR="001A7900" w:rsidRDefault="001A7900" w:rsidP="00AE28F7"/>
    <w:tbl>
      <w:tblPr>
        <w:tblpPr w:leftFromText="180" w:rightFromText="180" w:vertAnchor="page" w:horzAnchor="margin" w:tblpY="13939"/>
        <w:tblW w:w="82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77"/>
      </w:tblGrid>
      <w:tr w:rsidR="00E03C7E" w14:paraId="72D53FF8" w14:textId="77777777" w:rsidTr="00EC3588">
        <w:trPr>
          <w:cantSplit/>
          <w:trHeight w:val="1624"/>
        </w:trPr>
        <w:tc>
          <w:tcPr>
            <w:tcW w:w="8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ECF3" w14:textId="77777777" w:rsidR="00E03C7E" w:rsidRPr="00AE28F7" w:rsidRDefault="00E03C7E" w:rsidP="00EC3588">
            <w:pPr>
              <w:rPr>
                <w:rFonts w:ascii="黑体" w:eastAsia="黑体"/>
                <w:b/>
                <w:bCs/>
                <w:szCs w:val="32"/>
              </w:rPr>
            </w:pPr>
            <w:bookmarkStart w:id="22" w:name="OLE_LINK13"/>
          </w:p>
          <w:p w14:paraId="62EAFAF2" w14:textId="77777777" w:rsidR="00E03C7E" w:rsidRPr="00AE28F7" w:rsidRDefault="00E03C7E" w:rsidP="00EC3588">
            <w:pPr>
              <w:jc w:val="center"/>
              <w:rPr>
                <w:rFonts w:ascii="黑体" w:eastAsia="黑体"/>
                <w:szCs w:val="32"/>
              </w:rPr>
            </w:pPr>
            <w:r w:rsidRPr="00AE28F7">
              <w:rPr>
                <w:rFonts w:ascii="黑体" w:eastAsia="黑体" w:hint="eastAsia"/>
                <w:szCs w:val="32"/>
              </w:rPr>
              <w:t>结果</w:t>
            </w:r>
          </w:p>
          <w:p w14:paraId="6BA9F97E" w14:textId="77777777" w:rsidR="00E03C7E" w:rsidRPr="008A2144" w:rsidRDefault="00E03C7E" w:rsidP="00EC3588">
            <w:pPr>
              <w:rPr>
                <w:rFonts w:ascii="黑体" w:eastAsia="黑体"/>
                <w:szCs w:val="32"/>
              </w:rPr>
            </w:pPr>
          </w:p>
        </w:tc>
      </w:tr>
      <w:bookmarkEnd w:id="22"/>
    </w:tbl>
    <w:p w14:paraId="2B27B364" w14:textId="77777777" w:rsidR="001A7900" w:rsidRDefault="001A7900" w:rsidP="00AE28F7"/>
    <w:p w14:paraId="52C55D9F" w14:textId="77777777" w:rsidR="001A7900" w:rsidRDefault="001A7900" w:rsidP="00AE28F7"/>
    <w:p w14:paraId="00F72A46" w14:textId="77777777" w:rsidR="001A7900" w:rsidRDefault="001A7900" w:rsidP="00AE28F7"/>
    <w:p w14:paraId="75720417" w14:textId="77777777" w:rsidR="001A7900" w:rsidRDefault="001A7900" w:rsidP="00AE28F7"/>
    <w:p w14:paraId="3EECEFE7" w14:textId="77777777" w:rsidR="001A7900" w:rsidRDefault="001A7900" w:rsidP="00AE28F7"/>
    <w:p w14:paraId="19FD383D" w14:textId="77777777" w:rsidR="00EC3588" w:rsidRDefault="00EC3588" w:rsidP="00AE28F7"/>
    <w:p w14:paraId="5440D9B4" w14:textId="77777777" w:rsidR="00EC3588" w:rsidRDefault="00EC3588" w:rsidP="00AE28F7"/>
    <w:p w14:paraId="4F6C17B3" w14:textId="77777777" w:rsidR="00EC3588" w:rsidRDefault="00EC3588" w:rsidP="00AE28F7"/>
    <w:p w14:paraId="2E950EBE" w14:textId="77777777" w:rsidR="001A7900" w:rsidRDefault="001A7900" w:rsidP="00AE28F7"/>
    <w:p w14:paraId="6BFF442B" w14:textId="77777777" w:rsidR="001A7900" w:rsidRPr="00291569" w:rsidRDefault="001A7900" w:rsidP="00AE28F7"/>
    <w:sectPr w:rsidR="001A7900" w:rsidRPr="00291569">
      <w:headerReference w:type="default" r:id="rId127"/>
      <w:pgSz w:w="11906" w:h="16838"/>
      <w:pgMar w:top="1440" w:right="1800" w:bottom="1090" w:left="1800" w:header="851" w:footer="753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87E12" w14:textId="77777777" w:rsidR="00945BFE" w:rsidRDefault="00945BFE">
      <w:r>
        <w:separator/>
      </w:r>
    </w:p>
  </w:endnote>
  <w:endnote w:type="continuationSeparator" w:id="0">
    <w:p w14:paraId="0834D726" w14:textId="77777777" w:rsidR="00945BFE" w:rsidRDefault="00945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dobe 宋体 Std L">
    <w:altName w:val="宋体"/>
    <w:panose1 w:val="020203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D6929" w14:textId="77777777" w:rsidR="00945BFE" w:rsidRDefault="00945BFE">
      <w:r>
        <w:separator/>
      </w:r>
    </w:p>
  </w:footnote>
  <w:footnote w:type="continuationSeparator" w:id="0">
    <w:p w14:paraId="1FFCD51A" w14:textId="77777777" w:rsidR="00945BFE" w:rsidRDefault="00945B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9161B" w14:textId="77777777" w:rsidR="006E5FBD" w:rsidRDefault="006E5FBD">
    <w:pPr>
      <w:pStyle w:val="af0"/>
    </w:pPr>
  </w:p>
  <w:p w14:paraId="7461C7B2" w14:textId="77777777" w:rsidR="006E5FBD" w:rsidRDefault="006E5FBD">
    <w:pPr>
      <w:pStyle w:val="af0"/>
    </w:pPr>
  </w:p>
  <w:p w14:paraId="6636F937" w14:textId="77777777" w:rsidR="006E5FBD" w:rsidRDefault="006E5FBD">
    <w:pPr>
      <w:pStyle w:val="af0"/>
    </w:pPr>
    <w:r>
      <w:rPr>
        <w:rFonts w:hint="eastAsia"/>
      </w:rPr>
      <w:t>机械设计课程设计计算说明书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5512"/>
    <w:multiLevelType w:val="multilevel"/>
    <w:tmpl w:val="A43E4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C5FAA"/>
    <w:multiLevelType w:val="multilevel"/>
    <w:tmpl w:val="6940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05732"/>
    <w:multiLevelType w:val="multilevel"/>
    <w:tmpl w:val="CEC8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6520A"/>
    <w:multiLevelType w:val="multilevel"/>
    <w:tmpl w:val="FD10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D472C"/>
    <w:multiLevelType w:val="multilevel"/>
    <w:tmpl w:val="6ECA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0270D"/>
    <w:multiLevelType w:val="multilevel"/>
    <w:tmpl w:val="B7C4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B276E"/>
    <w:multiLevelType w:val="multilevel"/>
    <w:tmpl w:val="DAA6B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EA2784"/>
    <w:multiLevelType w:val="multilevel"/>
    <w:tmpl w:val="72C4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175D0"/>
    <w:multiLevelType w:val="multilevel"/>
    <w:tmpl w:val="F5F41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CB3FA4"/>
    <w:multiLevelType w:val="multilevel"/>
    <w:tmpl w:val="5982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D726B"/>
    <w:multiLevelType w:val="multilevel"/>
    <w:tmpl w:val="A93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315B5"/>
    <w:multiLevelType w:val="multilevel"/>
    <w:tmpl w:val="DAFE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005D9"/>
    <w:multiLevelType w:val="multilevel"/>
    <w:tmpl w:val="2F5A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F5F41"/>
    <w:multiLevelType w:val="multilevel"/>
    <w:tmpl w:val="0E6E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627B2"/>
    <w:multiLevelType w:val="multilevel"/>
    <w:tmpl w:val="2F4E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D545F"/>
    <w:multiLevelType w:val="multilevel"/>
    <w:tmpl w:val="FB1E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57A80"/>
    <w:multiLevelType w:val="multilevel"/>
    <w:tmpl w:val="A608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95BD0"/>
    <w:multiLevelType w:val="multilevel"/>
    <w:tmpl w:val="FABC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243DFE"/>
    <w:multiLevelType w:val="multilevel"/>
    <w:tmpl w:val="F6C4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67049F"/>
    <w:multiLevelType w:val="multilevel"/>
    <w:tmpl w:val="F7EC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A5FD8"/>
    <w:multiLevelType w:val="multilevel"/>
    <w:tmpl w:val="3CCE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3F30AE"/>
    <w:multiLevelType w:val="multilevel"/>
    <w:tmpl w:val="849E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4205B0"/>
    <w:multiLevelType w:val="multilevel"/>
    <w:tmpl w:val="BCB4D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363035"/>
    <w:multiLevelType w:val="multilevel"/>
    <w:tmpl w:val="55363035"/>
    <w:lvl w:ilvl="0">
      <w:start w:val="1"/>
      <w:numFmt w:val="upperLetter"/>
      <w:pStyle w:val="1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BB203DB"/>
    <w:multiLevelType w:val="multilevel"/>
    <w:tmpl w:val="179C1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C46971"/>
    <w:multiLevelType w:val="multilevel"/>
    <w:tmpl w:val="AEFC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31466B"/>
    <w:multiLevelType w:val="multilevel"/>
    <w:tmpl w:val="6206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44536"/>
    <w:multiLevelType w:val="multilevel"/>
    <w:tmpl w:val="BD60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0263F3"/>
    <w:multiLevelType w:val="multilevel"/>
    <w:tmpl w:val="4A4CC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A428F5"/>
    <w:multiLevelType w:val="hybridMultilevel"/>
    <w:tmpl w:val="AC32A796"/>
    <w:lvl w:ilvl="0" w:tplc="3E0813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BE95BDF"/>
    <w:multiLevelType w:val="multilevel"/>
    <w:tmpl w:val="9F340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834140">
    <w:abstractNumId w:val="23"/>
  </w:num>
  <w:num w:numId="2" w16cid:durableId="19282550">
    <w:abstractNumId w:val="25"/>
  </w:num>
  <w:num w:numId="3" w16cid:durableId="1918589046">
    <w:abstractNumId w:val="10"/>
  </w:num>
  <w:num w:numId="4" w16cid:durableId="767120262">
    <w:abstractNumId w:val="11"/>
  </w:num>
  <w:num w:numId="5" w16cid:durableId="1904562516">
    <w:abstractNumId w:val="7"/>
  </w:num>
  <w:num w:numId="6" w16cid:durableId="1714576048">
    <w:abstractNumId w:val="6"/>
  </w:num>
  <w:num w:numId="7" w16cid:durableId="909341869">
    <w:abstractNumId w:val="5"/>
  </w:num>
  <w:num w:numId="8" w16cid:durableId="1241064510">
    <w:abstractNumId w:val="29"/>
  </w:num>
  <w:num w:numId="9" w16cid:durableId="1284074524">
    <w:abstractNumId w:val="3"/>
  </w:num>
  <w:num w:numId="10" w16cid:durableId="1211846958">
    <w:abstractNumId w:val="15"/>
  </w:num>
  <w:num w:numId="11" w16cid:durableId="72941694">
    <w:abstractNumId w:val="21"/>
  </w:num>
  <w:num w:numId="12" w16cid:durableId="1755321686">
    <w:abstractNumId w:val="14"/>
  </w:num>
  <w:num w:numId="13" w16cid:durableId="2138645561">
    <w:abstractNumId w:val="28"/>
  </w:num>
  <w:num w:numId="14" w16cid:durableId="1019812538">
    <w:abstractNumId w:val="2"/>
  </w:num>
  <w:num w:numId="15" w16cid:durableId="1151093720">
    <w:abstractNumId w:val="1"/>
  </w:num>
  <w:num w:numId="16" w16cid:durableId="1500804416">
    <w:abstractNumId w:val="0"/>
  </w:num>
  <w:num w:numId="17" w16cid:durableId="991177417">
    <w:abstractNumId w:val="26"/>
  </w:num>
  <w:num w:numId="18" w16cid:durableId="695928045">
    <w:abstractNumId w:val="12"/>
  </w:num>
  <w:num w:numId="19" w16cid:durableId="249973909">
    <w:abstractNumId w:val="9"/>
  </w:num>
  <w:num w:numId="20" w16cid:durableId="287316699">
    <w:abstractNumId w:val="19"/>
  </w:num>
  <w:num w:numId="21" w16cid:durableId="1322150833">
    <w:abstractNumId w:val="4"/>
  </w:num>
  <w:num w:numId="22" w16cid:durableId="109670765">
    <w:abstractNumId w:val="16"/>
  </w:num>
  <w:num w:numId="23" w16cid:durableId="886529921">
    <w:abstractNumId w:val="13"/>
  </w:num>
  <w:num w:numId="24" w16cid:durableId="658769662">
    <w:abstractNumId w:val="8"/>
  </w:num>
  <w:num w:numId="25" w16cid:durableId="275255134">
    <w:abstractNumId w:val="27"/>
  </w:num>
  <w:num w:numId="26" w16cid:durableId="1725370029">
    <w:abstractNumId w:val="20"/>
  </w:num>
  <w:num w:numId="27" w16cid:durableId="1261181201">
    <w:abstractNumId w:val="17"/>
  </w:num>
  <w:num w:numId="28" w16cid:durableId="1827814812">
    <w:abstractNumId w:val="24"/>
  </w:num>
  <w:num w:numId="29" w16cid:durableId="1775324603">
    <w:abstractNumId w:val="18"/>
  </w:num>
  <w:num w:numId="30" w16cid:durableId="2096397305">
    <w:abstractNumId w:val="30"/>
  </w:num>
  <w:num w:numId="31" w16cid:durableId="14473098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FD"/>
    <w:rsid w:val="00000E3F"/>
    <w:rsid w:val="000073CC"/>
    <w:rsid w:val="00010C56"/>
    <w:rsid w:val="00012878"/>
    <w:rsid w:val="00015B6A"/>
    <w:rsid w:val="00017F31"/>
    <w:rsid w:val="00023D1E"/>
    <w:rsid w:val="000266DA"/>
    <w:rsid w:val="000279C4"/>
    <w:rsid w:val="000302C5"/>
    <w:rsid w:val="0003304C"/>
    <w:rsid w:val="00033222"/>
    <w:rsid w:val="000336C3"/>
    <w:rsid w:val="00034D0E"/>
    <w:rsid w:val="00040EF9"/>
    <w:rsid w:val="000452AF"/>
    <w:rsid w:val="00046EFE"/>
    <w:rsid w:val="00052CF7"/>
    <w:rsid w:val="00053C53"/>
    <w:rsid w:val="00056FB8"/>
    <w:rsid w:val="000673C4"/>
    <w:rsid w:val="000763FD"/>
    <w:rsid w:val="0007659D"/>
    <w:rsid w:val="00077ABF"/>
    <w:rsid w:val="00083C8E"/>
    <w:rsid w:val="00083D1D"/>
    <w:rsid w:val="00084290"/>
    <w:rsid w:val="00085677"/>
    <w:rsid w:val="00085A4F"/>
    <w:rsid w:val="00095FE7"/>
    <w:rsid w:val="000968AD"/>
    <w:rsid w:val="000A16F4"/>
    <w:rsid w:val="000A211E"/>
    <w:rsid w:val="000B32D8"/>
    <w:rsid w:val="000B3D3B"/>
    <w:rsid w:val="000B5262"/>
    <w:rsid w:val="000C186B"/>
    <w:rsid w:val="000C19F6"/>
    <w:rsid w:val="000C47A3"/>
    <w:rsid w:val="000C50BA"/>
    <w:rsid w:val="000C6905"/>
    <w:rsid w:val="000C6B5A"/>
    <w:rsid w:val="000D2CB5"/>
    <w:rsid w:val="000D3C4E"/>
    <w:rsid w:val="000E13E9"/>
    <w:rsid w:val="000E4A60"/>
    <w:rsid w:val="000E59D8"/>
    <w:rsid w:val="000F0F35"/>
    <w:rsid w:val="000F1280"/>
    <w:rsid w:val="000F4344"/>
    <w:rsid w:val="00105060"/>
    <w:rsid w:val="001106F9"/>
    <w:rsid w:val="00111760"/>
    <w:rsid w:val="00111B50"/>
    <w:rsid w:val="00117BBE"/>
    <w:rsid w:val="0012243D"/>
    <w:rsid w:val="001324A6"/>
    <w:rsid w:val="00134BF5"/>
    <w:rsid w:val="00135ED2"/>
    <w:rsid w:val="00135F53"/>
    <w:rsid w:val="0014281D"/>
    <w:rsid w:val="001433BB"/>
    <w:rsid w:val="00145328"/>
    <w:rsid w:val="00147215"/>
    <w:rsid w:val="00150069"/>
    <w:rsid w:val="001511A0"/>
    <w:rsid w:val="0015469B"/>
    <w:rsid w:val="00161D75"/>
    <w:rsid w:val="00164854"/>
    <w:rsid w:val="00164DBB"/>
    <w:rsid w:val="0016559D"/>
    <w:rsid w:val="001701B7"/>
    <w:rsid w:val="0017384E"/>
    <w:rsid w:val="0017409A"/>
    <w:rsid w:val="0017426E"/>
    <w:rsid w:val="0018095E"/>
    <w:rsid w:val="00182416"/>
    <w:rsid w:val="0018269D"/>
    <w:rsid w:val="00190DD3"/>
    <w:rsid w:val="00192CA1"/>
    <w:rsid w:val="001942B1"/>
    <w:rsid w:val="001972A8"/>
    <w:rsid w:val="001A0F30"/>
    <w:rsid w:val="001A0F57"/>
    <w:rsid w:val="001A1D0E"/>
    <w:rsid w:val="001A7900"/>
    <w:rsid w:val="001B33B9"/>
    <w:rsid w:val="001B3705"/>
    <w:rsid w:val="001C0116"/>
    <w:rsid w:val="001C2C1E"/>
    <w:rsid w:val="001C30B2"/>
    <w:rsid w:val="001C407D"/>
    <w:rsid w:val="001C494C"/>
    <w:rsid w:val="001D2EF0"/>
    <w:rsid w:val="001D4CE9"/>
    <w:rsid w:val="001E1C61"/>
    <w:rsid w:val="001F6091"/>
    <w:rsid w:val="001F68DA"/>
    <w:rsid w:val="001F6951"/>
    <w:rsid w:val="00204370"/>
    <w:rsid w:val="00204CFE"/>
    <w:rsid w:val="00205A28"/>
    <w:rsid w:val="00213E4B"/>
    <w:rsid w:val="002151C8"/>
    <w:rsid w:val="0021730E"/>
    <w:rsid w:val="0022056B"/>
    <w:rsid w:val="00220C55"/>
    <w:rsid w:val="00220DE5"/>
    <w:rsid w:val="00222650"/>
    <w:rsid w:val="00223400"/>
    <w:rsid w:val="00224B86"/>
    <w:rsid w:val="0022621B"/>
    <w:rsid w:val="00231289"/>
    <w:rsid w:val="00232709"/>
    <w:rsid w:val="00235627"/>
    <w:rsid w:val="00235D9B"/>
    <w:rsid w:val="00243571"/>
    <w:rsid w:val="002448C3"/>
    <w:rsid w:val="00245CF0"/>
    <w:rsid w:val="00250BE3"/>
    <w:rsid w:val="00253E21"/>
    <w:rsid w:val="002578CC"/>
    <w:rsid w:val="00257F5E"/>
    <w:rsid w:val="00266A54"/>
    <w:rsid w:val="00273873"/>
    <w:rsid w:val="00275110"/>
    <w:rsid w:val="00275682"/>
    <w:rsid w:val="00276146"/>
    <w:rsid w:val="00276888"/>
    <w:rsid w:val="00276F82"/>
    <w:rsid w:val="00281A7C"/>
    <w:rsid w:val="00281D3E"/>
    <w:rsid w:val="002835B1"/>
    <w:rsid w:val="00284924"/>
    <w:rsid w:val="00290C7A"/>
    <w:rsid w:val="00291569"/>
    <w:rsid w:val="0029563E"/>
    <w:rsid w:val="002972F1"/>
    <w:rsid w:val="002A2A67"/>
    <w:rsid w:val="002A43A2"/>
    <w:rsid w:val="002A4604"/>
    <w:rsid w:val="002A70E1"/>
    <w:rsid w:val="002B0A55"/>
    <w:rsid w:val="002B1C45"/>
    <w:rsid w:val="002B2437"/>
    <w:rsid w:val="002B2C0C"/>
    <w:rsid w:val="002C036B"/>
    <w:rsid w:val="002C6DBA"/>
    <w:rsid w:val="002C7B7F"/>
    <w:rsid w:val="002D1CB4"/>
    <w:rsid w:val="002E2F73"/>
    <w:rsid w:val="002E74E4"/>
    <w:rsid w:val="002E7C64"/>
    <w:rsid w:val="002F2BE2"/>
    <w:rsid w:val="002F3AD6"/>
    <w:rsid w:val="002F6A91"/>
    <w:rsid w:val="002F7A92"/>
    <w:rsid w:val="003039C2"/>
    <w:rsid w:val="003115E7"/>
    <w:rsid w:val="003128B9"/>
    <w:rsid w:val="00312B1E"/>
    <w:rsid w:val="00313861"/>
    <w:rsid w:val="00315740"/>
    <w:rsid w:val="00320EF6"/>
    <w:rsid w:val="003227D1"/>
    <w:rsid w:val="00322D36"/>
    <w:rsid w:val="003230F6"/>
    <w:rsid w:val="003247CB"/>
    <w:rsid w:val="00324AF1"/>
    <w:rsid w:val="00326A46"/>
    <w:rsid w:val="00331CE9"/>
    <w:rsid w:val="003323E3"/>
    <w:rsid w:val="00332C1A"/>
    <w:rsid w:val="00333F7B"/>
    <w:rsid w:val="00336A27"/>
    <w:rsid w:val="00341BDD"/>
    <w:rsid w:val="00342C28"/>
    <w:rsid w:val="00343E20"/>
    <w:rsid w:val="00344D71"/>
    <w:rsid w:val="003453BB"/>
    <w:rsid w:val="00345F44"/>
    <w:rsid w:val="00350F72"/>
    <w:rsid w:val="0035162B"/>
    <w:rsid w:val="0035426F"/>
    <w:rsid w:val="003549CA"/>
    <w:rsid w:val="003633B9"/>
    <w:rsid w:val="003643B0"/>
    <w:rsid w:val="00367110"/>
    <w:rsid w:val="00367F49"/>
    <w:rsid w:val="0037354B"/>
    <w:rsid w:val="00374756"/>
    <w:rsid w:val="003749E6"/>
    <w:rsid w:val="00377E54"/>
    <w:rsid w:val="00381696"/>
    <w:rsid w:val="00385C95"/>
    <w:rsid w:val="00386A99"/>
    <w:rsid w:val="00391C79"/>
    <w:rsid w:val="00391CA6"/>
    <w:rsid w:val="00396633"/>
    <w:rsid w:val="00397598"/>
    <w:rsid w:val="00397B04"/>
    <w:rsid w:val="003A2DAA"/>
    <w:rsid w:val="003A628B"/>
    <w:rsid w:val="003A7900"/>
    <w:rsid w:val="003C003B"/>
    <w:rsid w:val="003C187E"/>
    <w:rsid w:val="003C27D4"/>
    <w:rsid w:val="003C4F0E"/>
    <w:rsid w:val="003C5286"/>
    <w:rsid w:val="003D35EB"/>
    <w:rsid w:val="003D39FF"/>
    <w:rsid w:val="003D3E64"/>
    <w:rsid w:val="003D6A73"/>
    <w:rsid w:val="003D7B05"/>
    <w:rsid w:val="003F034F"/>
    <w:rsid w:val="003F0543"/>
    <w:rsid w:val="003F1FF3"/>
    <w:rsid w:val="003F74C2"/>
    <w:rsid w:val="004011CE"/>
    <w:rsid w:val="0040135A"/>
    <w:rsid w:val="0040404C"/>
    <w:rsid w:val="00404558"/>
    <w:rsid w:val="00404F93"/>
    <w:rsid w:val="0040587B"/>
    <w:rsid w:val="00407D09"/>
    <w:rsid w:val="00410DA1"/>
    <w:rsid w:val="00410FB7"/>
    <w:rsid w:val="00413E61"/>
    <w:rsid w:val="00414CF2"/>
    <w:rsid w:val="00414F43"/>
    <w:rsid w:val="00422F0C"/>
    <w:rsid w:val="004239A7"/>
    <w:rsid w:val="004243A4"/>
    <w:rsid w:val="00424F80"/>
    <w:rsid w:val="00425E59"/>
    <w:rsid w:val="00437489"/>
    <w:rsid w:val="00441D76"/>
    <w:rsid w:val="00444248"/>
    <w:rsid w:val="004474D0"/>
    <w:rsid w:val="00452127"/>
    <w:rsid w:val="0045297B"/>
    <w:rsid w:val="004531B9"/>
    <w:rsid w:val="00453622"/>
    <w:rsid w:val="004573EC"/>
    <w:rsid w:val="00457BD4"/>
    <w:rsid w:val="00460ACA"/>
    <w:rsid w:val="0046292D"/>
    <w:rsid w:val="0046467C"/>
    <w:rsid w:val="00464718"/>
    <w:rsid w:val="00464FD8"/>
    <w:rsid w:val="004654D6"/>
    <w:rsid w:val="00466C5B"/>
    <w:rsid w:val="00467AF8"/>
    <w:rsid w:val="00470ABF"/>
    <w:rsid w:val="004830CA"/>
    <w:rsid w:val="00483B10"/>
    <w:rsid w:val="00484A21"/>
    <w:rsid w:val="004858DD"/>
    <w:rsid w:val="004932A4"/>
    <w:rsid w:val="00497088"/>
    <w:rsid w:val="004A2A3C"/>
    <w:rsid w:val="004A4744"/>
    <w:rsid w:val="004A7048"/>
    <w:rsid w:val="004B5858"/>
    <w:rsid w:val="004C20F8"/>
    <w:rsid w:val="004C2A8E"/>
    <w:rsid w:val="004C47E8"/>
    <w:rsid w:val="004D0AF7"/>
    <w:rsid w:val="004D27FC"/>
    <w:rsid w:val="004D2BFC"/>
    <w:rsid w:val="004D38BE"/>
    <w:rsid w:val="004D3B44"/>
    <w:rsid w:val="004D6229"/>
    <w:rsid w:val="004E170C"/>
    <w:rsid w:val="004E5C49"/>
    <w:rsid w:val="004E6D29"/>
    <w:rsid w:val="00506212"/>
    <w:rsid w:val="00506921"/>
    <w:rsid w:val="00507E68"/>
    <w:rsid w:val="00510190"/>
    <w:rsid w:val="00513E26"/>
    <w:rsid w:val="005144C8"/>
    <w:rsid w:val="00516E43"/>
    <w:rsid w:val="00522651"/>
    <w:rsid w:val="00522797"/>
    <w:rsid w:val="005264AB"/>
    <w:rsid w:val="005275DD"/>
    <w:rsid w:val="005315B7"/>
    <w:rsid w:val="00534003"/>
    <w:rsid w:val="00535C34"/>
    <w:rsid w:val="00536FAE"/>
    <w:rsid w:val="00541DFE"/>
    <w:rsid w:val="005421DC"/>
    <w:rsid w:val="005423AD"/>
    <w:rsid w:val="005545C4"/>
    <w:rsid w:val="00564A17"/>
    <w:rsid w:val="00566381"/>
    <w:rsid w:val="00567F21"/>
    <w:rsid w:val="0057336A"/>
    <w:rsid w:val="005775EB"/>
    <w:rsid w:val="0058013C"/>
    <w:rsid w:val="0058116E"/>
    <w:rsid w:val="005827EA"/>
    <w:rsid w:val="00583CBC"/>
    <w:rsid w:val="00585632"/>
    <w:rsid w:val="00591BCE"/>
    <w:rsid w:val="005928B3"/>
    <w:rsid w:val="00596E37"/>
    <w:rsid w:val="005A09B6"/>
    <w:rsid w:val="005A1894"/>
    <w:rsid w:val="005A1AC5"/>
    <w:rsid w:val="005A7DCF"/>
    <w:rsid w:val="005B069A"/>
    <w:rsid w:val="005B5E30"/>
    <w:rsid w:val="005B6483"/>
    <w:rsid w:val="005B6A5D"/>
    <w:rsid w:val="005B6BD6"/>
    <w:rsid w:val="005C0828"/>
    <w:rsid w:val="005C2B78"/>
    <w:rsid w:val="005C4817"/>
    <w:rsid w:val="005C7D2B"/>
    <w:rsid w:val="005D1CA6"/>
    <w:rsid w:val="005D31E0"/>
    <w:rsid w:val="005D4CBB"/>
    <w:rsid w:val="005D5677"/>
    <w:rsid w:val="005E1F02"/>
    <w:rsid w:val="005E5F92"/>
    <w:rsid w:val="005E7253"/>
    <w:rsid w:val="005E799B"/>
    <w:rsid w:val="005F338A"/>
    <w:rsid w:val="005F6730"/>
    <w:rsid w:val="005F7AAC"/>
    <w:rsid w:val="005F7F54"/>
    <w:rsid w:val="006037B6"/>
    <w:rsid w:val="00604F5C"/>
    <w:rsid w:val="00605509"/>
    <w:rsid w:val="00613FF5"/>
    <w:rsid w:val="00614027"/>
    <w:rsid w:val="00614A62"/>
    <w:rsid w:val="00627D09"/>
    <w:rsid w:val="006325A1"/>
    <w:rsid w:val="0064071A"/>
    <w:rsid w:val="0064657B"/>
    <w:rsid w:val="0064693B"/>
    <w:rsid w:val="006478CB"/>
    <w:rsid w:val="00651683"/>
    <w:rsid w:val="00655013"/>
    <w:rsid w:val="00657E01"/>
    <w:rsid w:val="00660DDE"/>
    <w:rsid w:val="00661552"/>
    <w:rsid w:val="00681CC0"/>
    <w:rsid w:val="006832B0"/>
    <w:rsid w:val="00685BD5"/>
    <w:rsid w:val="0068678D"/>
    <w:rsid w:val="006914B6"/>
    <w:rsid w:val="00695183"/>
    <w:rsid w:val="00696796"/>
    <w:rsid w:val="00696F99"/>
    <w:rsid w:val="006A1E3E"/>
    <w:rsid w:val="006B104C"/>
    <w:rsid w:val="006B237D"/>
    <w:rsid w:val="006B2B32"/>
    <w:rsid w:val="006B4B8E"/>
    <w:rsid w:val="006B5947"/>
    <w:rsid w:val="006B7CB4"/>
    <w:rsid w:val="006C2462"/>
    <w:rsid w:val="006C2888"/>
    <w:rsid w:val="006C38AE"/>
    <w:rsid w:val="006D340A"/>
    <w:rsid w:val="006D466E"/>
    <w:rsid w:val="006D4D7E"/>
    <w:rsid w:val="006D5302"/>
    <w:rsid w:val="006E03D0"/>
    <w:rsid w:val="006E0530"/>
    <w:rsid w:val="006E0B94"/>
    <w:rsid w:val="006E22B9"/>
    <w:rsid w:val="006E2775"/>
    <w:rsid w:val="006E2F8D"/>
    <w:rsid w:val="006E46FF"/>
    <w:rsid w:val="006E5FBD"/>
    <w:rsid w:val="006F3F76"/>
    <w:rsid w:val="006F4F2C"/>
    <w:rsid w:val="00704F24"/>
    <w:rsid w:val="0071077D"/>
    <w:rsid w:val="0071298D"/>
    <w:rsid w:val="00712EDA"/>
    <w:rsid w:val="007158EC"/>
    <w:rsid w:val="00723CBA"/>
    <w:rsid w:val="007266D8"/>
    <w:rsid w:val="0073047F"/>
    <w:rsid w:val="00734313"/>
    <w:rsid w:val="00735C62"/>
    <w:rsid w:val="00741275"/>
    <w:rsid w:val="00744509"/>
    <w:rsid w:val="00745659"/>
    <w:rsid w:val="0074655D"/>
    <w:rsid w:val="00753E86"/>
    <w:rsid w:val="00754E2C"/>
    <w:rsid w:val="0075592F"/>
    <w:rsid w:val="00757313"/>
    <w:rsid w:val="00757ED9"/>
    <w:rsid w:val="00763BC4"/>
    <w:rsid w:val="00764423"/>
    <w:rsid w:val="00764908"/>
    <w:rsid w:val="007653E1"/>
    <w:rsid w:val="00766693"/>
    <w:rsid w:val="00772928"/>
    <w:rsid w:val="00781F17"/>
    <w:rsid w:val="00783601"/>
    <w:rsid w:val="00784DD0"/>
    <w:rsid w:val="00785F84"/>
    <w:rsid w:val="00790C30"/>
    <w:rsid w:val="0079120E"/>
    <w:rsid w:val="00791EE8"/>
    <w:rsid w:val="0079310A"/>
    <w:rsid w:val="007A3E6D"/>
    <w:rsid w:val="007A59DD"/>
    <w:rsid w:val="007A78C0"/>
    <w:rsid w:val="007B2021"/>
    <w:rsid w:val="007B23A4"/>
    <w:rsid w:val="007B3212"/>
    <w:rsid w:val="007C2F24"/>
    <w:rsid w:val="007C582F"/>
    <w:rsid w:val="007C7220"/>
    <w:rsid w:val="007D2FDE"/>
    <w:rsid w:val="007D4426"/>
    <w:rsid w:val="007E0BE1"/>
    <w:rsid w:val="007E4A8F"/>
    <w:rsid w:val="007F36CB"/>
    <w:rsid w:val="007F6660"/>
    <w:rsid w:val="00803406"/>
    <w:rsid w:val="00804920"/>
    <w:rsid w:val="00806565"/>
    <w:rsid w:val="00810114"/>
    <w:rsid w:val="008113CE"/>
    <w:rsid w:val="00812330"/>
    <w:rsid w:val="00820C08"/>
    <w:rsid w:val="008248D7"/>
    <w:rsid w:val="0082524C"/>
    <w:rsid w:val="00827651"/>
    <w:rsid w:val="0083043A"/>
    <w:rsid w:val="00830ACA"/>
    <w:rsid w:val="008327C7"/>
    <w:rsid w:val="00841625"/>
    <w:rsid w:val="00843048"/>
    <w:rsid w:val="00845027"/>
    <w:rsid w:val="008510D9"/>
    <w:rsid w:val="00851191"/>
    <w:rsid w:val="008517EB"/>
    <w:rsid w:val="00851DDA"/>
    <w:rsid w:val="00851E9F"/>
    <w:rsid w:val="00852AA3"/>
    <w:rsid w:val="00855253"/>
    <w:rsid w:val="0085648C"/>
    <w:rsid w:val="00856519"/>
    <w:rsid w:val="00856B90"/>
    <w:rsid w:val="00860BE3"/>
    <w:rsid w:val="00861E35"/>
    <w:rsid w:val="008624CB"/>
    <w:rsid w:val="00873890"/>
    <w:rsid w:val="00886CC0"/>
    <w:rsid w:val="0089197B"/>
    <w:rsid w:val="00895A11"/>
    <w:rsid w:val="008973E5"/>
    <w:rsid w:val="008A17C8"/>
    <w:rsid w:val="008A2144"/>
    <w:rsid w:val="008A6324"/>
    <w:rsid w:val="008A6B6A"/>
    <w:rsid w:val="008A72E3"/>
    <w:rsid w:val="008B20BB"/>
    <w:rsid w:val="008B6FE0"/>
    <w:rsid w:val="008C3DFC"/>
    <w:rsid w:val="008C594D"/>
    <w:rsid w:val="008C646E"/>
    <w:rsid w:val="008D28AD"/>
    <w:rsid w:val="008E1EEB"/>
    <w:rsid w:val="008E46C5"/>
    <w:rsid w:val="008E5B02"/>
    <w:rsid w:val="008E5B37"/>
    <w:rsid w:val="008E6D5E"/>
    <w:rsid w:val="008F4AD7"/>
    <w:rsid w:val="008F5E48"/>
    <w:rsid w:val="008F60E7"/>
    <w:rsid w:val="008F699A"/>
    <w:rsid w:val="008F7293"/>
    <w:rsid w:val="009022DE"/>
    <w:rsid w:val="00903596"/>
    <w:rsid w:val="00904910"/>
    <w:rsid w:val="00906B29"/>
    <w:rsid w:val="009133BE"/>
    <w:rsid w:val="0091406A"/>
    <w:rsid w:val="0091679F"/>
    <w:rsid w:val="00917D52"/>
    <w:rsid w:val="00932F85"/>
    <w:rsid w:val="00933B70"/>
    <w:rsid w:val="0093526B"/>
    <w:rsid w:val="00940BB8"/>
    <w:rsid w:val="009412C3"/>
    <w:rsid w:val="00945BFE"/>
    <w:rsid w:val="00950F20"/>
    <w:rsid w:val="00953A4B"/>
    <w:rsid w:val="00956259"/>
    <w:rsid w:val="0096251F"/>
    <w:rsid w:val="0096278D"/>
    <w:rsid w:val="009639C0"/>
    <w:rsid w:val="0096463E"/>
    <w:rsid w:val="00970264"/>
    <w:rsid w:val="0097160E"/>
    <w:rsid w:val="0097341B"/>
    <w:rsid w:val="00974FF6"/>
    <w:rsid w:val="0098552E"/>
    <w:rsid w:val="009857EF"/>
    <w:rsid w:val="00986D79"/>
    <w:rsid w:val="0099357A"/>
    <w:rsid w:val="009959CE"/>
    <w:rsid w:val="009964AA"/>
    <w:rsid w:val="00996FAE"/>
    <w:rsid w:val="009A388E"/>
    <w:rsid w:val="009B2124"/>
    <w:rsid w:val="009B4F7C"/>
    <w:rsid w:val="009B507E"/>
    <w:rsid w:val="009B65C2"/>
    <w:rsid w:val="009B6AC3"/>
    <w:rsid w:val="009B7976"/>
    <w:rsid w:val="009B7BC2"/>
    <w:rsid w:val="009C092C"/>
    <w:rsid w:val="009C28A4"/>
    <w:rsid w:val="009D1309"/>
    <w:rsid w:val="009D1893"/>
    <w:rsid w:val="009D7399"/>
    <w:rsid w:val="009E1B01"/>
    <w:rsid w:val="009E7240"/>
    <w:rsid w:val="009F0CD8"/>
    <w:rsid w:val="009F214B"/>
    <w:rsid w:val="009F32B0"/>
    <w:rsid w:val="009F623A"/>
    <w:rsid w:val="00A00CCC"/>
    <w:rsid w:val="00A019C1"/>
    <w:rsid w:val="00A05676"/>
    <w:rsid w:val="00A073DC"/>
    <w:rsid w:val="00A07C94"/>
    <w:rsid w:val="00A11189"/>
    <w:rsid w:val="00A11F6A"/>
    <w:rsid w:val="00A160FA"/>
    <w:rsid w:val="00A20C52"/>
    <w:rsid w:val="00A23EB9"/>
    <w:rsid w:val="00A25042"/>
    <w:rsid w:val="00A26304"/>
    <w:rsid w:val="00A3274F"/>
    <w:rsid w:val="00A32C6B"/>
    <w:rsid w:val="00A33ECD"/>
    <w:rsid w:val="00A3553F"/>
    <w:rsid w:val="00A37D3E"/>
    <w:rsid w:val="00A40B41"/>
    <w:rsid w:val="00A41CF6"/>
    <w:rsid w:val="00A43738"/>
    <w:rsid w:val="00A440C7"/>
    <w:rsid w:val="00A46110"/>
    <w:rsid w:val="00A55547"/>
    <w:rsid w:val="00A602C4"/>
    <w:rsid w:val="00A6106D"/>
    <w:rsid w:val="00A619B9"/>
    <w:rsid w:val="00A61A74"/>
    <w:rsid w:val="00A63777"/>
    <w:rsid w:val="00A7567D"/>
    <w:rsid w:val="00A75CA6"/>
    <w:rsid w:val="00A773C2"/>
    <w:rsid w:val="00A84C43"/>
    <w:rsid w:val="00A92579"/>
    <w:rsid w:val="00A9257C"/>
    <w:rsid w:val="00A92676"/>
    <w:rsid w:val="00A941A2"/>
    <w:rsid w:val="00A94A36"/>
    <w:rsid w:val="00AA1DF4"/>
    <w:rsid w:val="00AA2C19"/>
    <w:rsid w:val="00AA4A4B"/>
    <w:rsid w:val="00AA4A70"/>
    <w:rsid w:val="00AA539E"/>
    <w:rsid w:val="00AB2376"/>
    <w:rsid w:val="00AB3187"/>
    <w:rsid w:val="00AB4B4F"/>
    <w:rsid w:val="00AB558A"/>
    <w:rsid w:val="00AB6920"/>
    <w:rsid w:val="00AB75DA"/>
    <w:rsid w:val="00AC08AC"/>
    <w:rsid w:val="00AC3A4A"/>
    <w:rsid w:val="00AC6661"/>
    <w:rsid w:val="00AC6E07"/>
    <w:rsid w:val="00AD0AB0"/>
    <w:rsid w:val="00AD4094"/>
    <w:rsid w:val="00AE18E4"/>
    <w:rsid w:val="00AE28F7"/>
    <w:rsid w:val="00AE5A8F"/>
    <w:rsid w:val="00AE65DF"/>
    <w:rsid w:val="00AF23AC"/>
    <w:rsid w:val="00B052BA"/>
    <w:rsid w:val="00B06EB0"/>
    <w:rsid w:val="00B13390"/>
    <w:rsid w:val="00B14DD5"/>
    <w:rsid w:val="00B15518"/>
    <w:rsid w:val="00B17B97"/>
    <w:rsid w:val="00B22F8F"/>
    <w:rsid w:val="00B232C1"/>
    <w:rsid w:val="00B24A34"/>
    <w:rsid w:val="00B37F60"/>
    <w:rsid w:val="00B40587"/>
    <w:rsid w:val="00B41D7C"/>
    <w:rsid w:val="00B41EAB"/>
    <w:rsid w:val="00B4265B"/>
    <w:rsid w:val="00B429AF"/>
    <w:rsid w:val="00B57C25"/>
    <w:rsid w:val="00B6309D"/>
    <w:rsid w:val="00B65EA6"/>
    <w:rsid w:val="00B66701"/>
    <w:rsid w:val="00B6708E"/>
    <w:rsid w:val="00B71D05"/>
    <w:rsid w:val="00B81EE2"/>
    <w:rsid w:val="00B8435D"/>
    <w:rsid w:val="00B847E1"/>
    <w:rsid w:val="00B85755"/>
    <w:rsid w:val="00B86CED"/>
    <w:rsid w:val="00B90E56"/>
    <w:rsid w:val="00B95175"/>
    <w:rsid w:val="00B96D13"/>
    <w:rsid w:val="00BB2716"/>
    <w:rsid w:val="00BB4BCA"/>
    <w:rsid w:val="00BC0ED1"/>
    <w:rsid w:val="00BC4982"/>
    <w:rsid w:val="00BC5E8C"/>
    <w:rsid w:val="00BD5B31"/>
    <w:rsid w:val="00BE16D3"/>
    <w:rsid w:val="00BE6F92"/>
    <w:rsid w:val="00BE79E8"/>
    <w:rsid w:val="00BF58BE"/>
    <w:rsid w:val="00BF64EC"/>
    <w:rsid w:val="00BF7B41"/>
    <w:rsid w:val="00C00122"/>
    <w:rsid w:val="00C02220"/>
    <w:rsid w:val="00C0699C"/>
    <w:rsid w:val="00C14C22"/>
    <w:rsid w:val="00C14E67"/>
    <w:rsid w:val="00C17639"/>
    <w:rsid w:val="00C22282"/>
    <w:rsid w:val="00C22A9C"/>
    <w:rsid w:val="00C2550D"/>
    <w:rsid w:val="00C26C46"/>
    <w:rsid w:val="00C359FF"/>
    <w:rsid w:val="00C42C20"/>
    <w:rsid w:val="00C43F3C"/>
    <w:rsid w:val="00C43FBE"/>
    <w:rsid w:val="00C44925"/>
    <w:rsid w:val="00C472A3"/>
    <w:rsid w:val="00C4780D"/>
    <w:rsid w:val="00C547BD"/>
    <w:rsid w:val="00C60F5E"/>
    <w:rsid w:val="00C64463"/>
    <w:rsid w:val="00C65DC9"/>
    <w:rsid w:val="00C71D3B"/>
    <w:rsid w:val="00C73560"/>
    <w:rsid w:val="00C73E73"/>
    <w:rsid w:val="00C74D71"/>
    <w:rsid w:val="00C75DB4"/>
    <w:rsid w:val="00C778B0"/>
    <w:rsid w:val="00C77B17"/>
    <w:rsid w:val="00C813B4"/>
    <w:rsid w:val="00C82943"/>
    <w:rsid w:val="00C8335C"/>
    <w:rsid w:val="00C936F6"/>
    <w:rsid w:val="00CA149B"/>
    <w:rsid w:val="00CA738A"/>
    <w:rsid w:val="00CB0619"/>
    <w:rsid w:val="00CB189D"/>
    <w:rsid w:val="00CB3F79"/>
    <w:rsid w:val="00CB4582"/>
    <w:rsid w:val="00CC65D6"/>
    <w:rsid w:val="00CC7733"/>
    <w:rsid w:val="00CD5694"/>
    <w:rsid w:val="00CD59E5"/>
    <w:rsid w:val="00CE1DF0"/>
    <w:rsid w:val="00CE42D0"/>
    <w:rsid w:val="00CE44F1"/>
    <w:rsid w:val="00CE4B1E"/>
    <w:rsid w:val="00CE5E02"/>
    <w:rsid w:val="00CE74FE"/>
    <w:rsid w:val="00CF0305"/>
    <w:rsid w:val="00CF2E09"/>
    <w:rsid w:val="00CF3151"/>
    <w:rsid w:val="00CF77A3"/>
    <w:rsid w:val="00D00ADD"/>
    <w:rsid w:val="00D0281D"/>
    <w:rsid w:val="00D028C4"/>
    <w:rsid w:val="00D02C09"/>
    <w:rsid w:val="00D053E3"/>
    <w:rsid w:val="00D05DD6"/>
    <w:rsid w:val="00D06EB9"/>
    <w:rsid w:val="00D10FC3"/>
    <w:rsid w:val="00D121F3"/>
    <w:rsid w:val="00D2221C"/>
    <w:rsid w:val="00D326EF"/>
    <w:rsid w:val="00D34212"/>
    <w:rsid w:val="00D366A8"/>
    <w:rsid w:val="00D42173"/>
    <w:rsid w:val="00D53A58"/>
    <w:rsid w:val="00D614C5"/>
    <w:rsid w:val="00D6208C"/>
    <w:rsid w:val="00D6233F"/>
    <w:rsid w:val="00D6404E"/>
    <w:rsid w:val="00D64CF7"/>
    <w:rsid w:val="00D67B59"/>
    <w:rsid w:val="00D70B57"/>
    <w:rsid w:val="00D73BB4"/>
    <w:rsid w:val="00D75FFD"/>
    <w:rsid w:val="00D84204"/>
    <w:rsid w:val="00D95A10"/>
    <w:rsid w:val="00D96788"/>
    <w:rsid w:val="00DA2AC7"/>
    <w:rsid w:val="00DA5816"/>
    <w:rsid w:val="00DA65EA"/>
    <w:rsid w:val="00DA66DD"/>
    <w:rsid w:val="00DA7299"/>
    <w:rsid w:val="00DA7DD1"/>
    <w:rsid w:val="00DB40DB"/>
    <w:rsid w:val="00DB51B2"/>
    <w:rsid w:val="00DB7EF9"/>
    <w:rsid w:val="00DC27DF"/>
    <w:rsid w:val="00DC3D18"/>
    <w:rsid w:val="00DD59DE"/>
    <w:rsid w:val="00DD72C2"/>
    <w:rsid w:val="00DE2912"/>
    <w:rsid w:val="00DE2FDB"/>
    <w:rsid w:val="00DE2FEA"/>
    <w:rsid w:val="00DE4F22"/>
    <w:rsid w:val="00DF08ED"/>
    <w:rsid w:val="00DF341E"/>
    <w:rsid w:val="00E03C7E"/>
    <w:rsid w:val="00E03D88"/>
    <w:rsid w:val="00E03DC8"/>
    <w:rsid w:val="00E10EA6"/>
    <w:rsid w:val="00E12AA7"/>
    <w:rsid w:val="00E13B93"/>
    <w:rsid w:val="00E2288C"/>
    <w:rsid w:val="00E255AD"/>
    <w:rsid w:val="00E26438"/>
    <w:rsid w:val="00E26B7C"/>
    <w:rsid w:val="00E304BB"/>
    <w:rsid w:val="00E35A8F"/>
    <w:rsid w:val="00E377E3"/>
    <w:rsid w:val="00E37ED6"/>
    <w:rsid w:val="00E4604C"/>
    <w:rsid w:val="00E4775D"/>
    <w:rsid w:val="00E52CE3"/>
    <w:rsid w:val="00E53827"/>
    <w:rsid w:val="00E6120A"/>
    <w:rsid w:val="00E61D0B"/>
    <w:rsid w:val="00E64189"/>
    <w:rsid w:val="00E71790"/>
    <w:rsid w:val="00E7474B"/>
    <w:rsid w:val="00E823B4"/>
    <w:rsid w:val="00E860D7"/>
    <w:rsid w:val="00E93D52"/>
    <w:rsid w:val="00E95E72"/>
    <w:rsid w:val="00E96FF2"/>
    <w:rsid w:val="00EA0402"/>
    <w:rsid w:val="00EA21F4"/>
    <w:rsid w:val="00EA23F2"/>
    <w:rsid w:val="00EA49AF"/>
    <w:rsid w:val="00EA712A"/>
    <w:rsid w:val="00EB0E2B"/>
    <w:rsid w:val="00EB129C"/>
    <w:rsid w:val="00EB3352"/>
    <w:rsid w:val="00EC05F3"/>
    <w:rsid w:val="00EC3588"/>
    <w:rsid w:val="00EC4DB4"/>
    <w:rsid w:val="00ED1093"/>
    <w:rsid w:val="00ED6032"/>
    <w:rsid w:val="00EE07B9"/>
    <w:rsid w:val="00EF07FB"/>
    <w:rsid w:val="00EF147A"/>
    <w:rsid w:val="00EF6AC2"/>
    <w:rsid w:val="00F00837"/>
    <w:rsid w:val="00F01FE2"/>
    <w:rsid w:val="00F02A7A"/>
    <w:rsid w:val="00F051B6"/>
    <w:rsid w:val="00F05D0A"/>
    <w:rsid w:val="00F06826"/>
    <w:rsid w:val="00F1049B"/>
    <w:rsid w:val="00F108F1"/>
    <w:rsid w:val="00F10AEF"/>
    <w:rsid w:val="00F13F71"/>
    <w:rsid w:val="00F20116"/>
    <w:rsid w:val="00F2087E"/>
    <w:rsid w:val="00F21533"/>
    <w:rsid w:val="00F21F83"/>
    <w:rsid w:val="00F26783"/>
    <w:rsid w:val="00F26A1F"/>
    <w:rsid w:val="00F3174A"/>
    <w:rsid w:val="00F33855"/>
    <w:rsid w:val="00F3407E"/>
    <w:rsid w:val="00F45C1E"/>
    <w:rsid w:val="00F47248"/>
    <w:rsid w:val="00F5051C"/>
    <w:rsid w:val="00F50D87"/>
    <w:rsid w:val="00F52C5A"/>
    <w:rsid w:val="00F645EF"/>
    <w:rsid w:val="00F662BB"/>
    <w:rsid w:val="00F67E93"/>
    <w:rsid w:val="00F705ED"/>
    <w:rsid w:val="00F72BCE"/>
    <w:rsid w:val="00F74817"/>
    <w:rsid w:val="00F752CA"/>
    <w:rsid w:val="00F768BC"/>
    <w:rsid w:val="00F833B9"/>
    <w:rsid w:val="00F8487C"/>
    <w:rsid w:val="00F87694"/>
    <w:rsid w:val="00F87D6E"/>
    <w:rsid w:val="00F94751"/>
    <w:rsid w:val="00F97547"/>
    <w:rsid w:val="00FA0B01"/>
    <w:rsid w:val="00FA7897"/>
    <w:rsid w:val="00FB0270"/>
    <w:rsid w:val="00FB22C8"/>
    <w:rsid w:val="00FB2CA8"/>
    <w:rsid w:val="00FD083F"/>
    <w:rsid w:val="00FD26BA"/>
    <w:rsid w:val="00FD6BFE"/>
    <w:rsid w:val="566A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92A7DE"/>
  <w15:chartTrackingRefBased/>
  <w15:docId w15:val="{9E2F0A75-FFFC-4DD6-87AF-16D7601F8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tabs>
        <w:tab w:val="left" w:pos="360"/>
      </w:tabs>
      <w:spacing w:line="360" w:lineRule="auto"/>
      <w:outlineLvl w:val="0"/>
    </w:pPr>
    <w:rPr>
      <w:rFonts w:ascii="新宋体" w:eastAsia="新宋体" w:hAnsi="新宋体"/>
      <w:b/>
      <w:bCs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C5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ps">
    <w:name w:val="hps"/>
    <w:basedOn w:val="a0"/>
  </w:style>
  <w:style w:type="character" w:customStyle="1" w:styleId="a3">
    <w:name w:val="页脚 字符"/>
    <w:link w:val="a4"/>
    <w:uiPriority w:val="99"/>
    <w:rPr>
      <w:sz w:val="18"/>
      <w:szCs w:val="18"/>
    </w:rPr>
  </w:style>
  <w:style w:type="character" w:styleId="a5">
    <w:name w:val="page number"/>
    <w:basedOn w:val="a0"/>
  </w:style>
  <w:style w:type="character" w:styleId="a6">
    <w:name w:val="endnote reference"/>
    <w:uiPriority w:val="99"/>
    <w:unhideWhenUsed/>
    <w:rPr>
      <w:vertAlign w:val="superscript"/>
    </w:rPr>
  </w:style>
  <w:style w:type="character" w:customStyle="1" w:styleId="shorttext">
    <w:name w:val="short_text"/>
    <w:basedOn w:val="a0"/>
  </w:style>
  <w:style w:type="character" w:styleId="a7">
    <w:name w:val="Hyperlink"/>
    <w:uiPriority w:val="99"/>
    <w:rPr>
      <w:color w:val="0000FF"/>
      <w:u w:val="single"/>
    </w:rPr>
  </w:style>
  <w:style w:type="character" w:customStyle="1" w:styleId="a8">
    <w:name w:val="脚注文本 字符"/>
    <w:link w:val="a9"/>
    <w:uiPriority w:val="99"/>
    <w:semiHidden/>
    <w:rPr>
      <w:rFonts w:ascii="Times New Roman" w:hAnsi="Times New Roman"/>
      <w:kern w:val="2"/>
      <w:sz w:val="18"/>
      <w:szCs w:val="18"/>
    </w:rPr>
  </w:style>
  <w:style w:type="character" w:styleId="aa">
    <w:name w:val="footnote reference"/>
    <w:uiPriority w:val="99"/>
    <w:unhideWhenUsed/>
    <w:rPr>
      <w:vertAlign w:val="superscript"/>
    </w:rPr>
  </w:style>
  <w:style w:type="character" w:customStyle="1" w:styleId="ab">
    <w:name w:val="批注框文本 字符"/>
    <w:link w:val="ac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d">
    <w:name w:val="尾注文本 字符"/>
    <w:link w:val="ae"/>
    <w:uiPriority w:val="99"/>
    <w:semiHidden/>
    <w:rPr>
      <w:rFonts w:ascii="Times New Roman" w:hAnsi="Times New Roman"/>
      <w:kern w:val="2"/>
      <w:sz w:val="21"/>
      <w:szCs w:val="24"/>
    </w:rPr>
  </w:style>
  <w:style w:type="character" w:customStyle="1" w:styleId="af">
    <w:name w:val="页眉 字符"/>
    <w:link w:val="af0"/>
    <w:uiPriority w:val="99"/>
    <w:rPr>
      <w:sz w:val="18"/>
      <w:szCs w:val="18"/>
    </w:rPr>
  </w:style>
  <w:style w:type="character" w:customStyle="1" w:styleId="af1">
    <w:name w:val="样式"/>
    <w:rPr>
      <w:rFonts w:ascii="宋体" w:hAnsi="宋体"/>
      <w:sz w:val="28"/>
      <w:u w:val="single"/>
    </w:rPr>
  </w:style>
  <w:style w:type="character" w:customStyle="1" w:styleId="10">
    <w:name w:val="标题 1 字符"/>
    <w:link w:val="1"/>
    <w:rPr>
      <w:rFonts w:ascii="新宋体" w:eastAsia="新宋体" w:hAnsi="新宋体"/>
      <w:b/>
      <w:bCs/>
      <w:kern w:val="2"/>
      <w:sz w:val="21"/>
      <w:szCs w:val="24"/>
    </w:rPr>
  </w:style>
  <w:style w:type="character" w:customStyle="1" w:styleId="HTML">
    <w:name w:val="HTML 预设格式 字符"/>
    <w:link w:val="HTML0"/>
    <w:uiPriority w:val="99"/>
    <w:semiHidden/>
    <w:rPr>
      <w:rFonts w:ascii="Arial" w:hAnsi="Arial" w:cs="Arial"/>
      <w:sz w:val="24"/>
      <w:szCs w:val="24"/>
    </w:rPr>
  </w:style>
  <w:style w:type="paragraph" w:styleId="TOC3">
    <w:name w:val="toc 3"/>
    <w:basedOn w:val="a"/>
    <w:next w:val="a"/>
    <w:uiPriority w:val="39"/>
    <w:qFormat/>
    <w:pPr>
      <w:tabs>
        <w:tab w:val="right" w:leader="dot" w:pos="9562"/>
      </w:tabs>
      <w:spacing w:line="400" w:lineRule="exact"/>
      <w:ind w:leftChars="400" w:left="840"/>
    </w:pPr>
    <w:rPr>
      <w:rFonts w:ascii="黑体" w:eastAsia="黑体"/>
      <w:bCs/>
      <w:szCs w:val="21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footnote text"/>
    <w:basedOn w:val="a"/>
    <w:link w:val="a8"/>
    <w:uiPriority w:val="99"/>
    <w:unhideWhenUsed/>
    <w:pPr>
      <w:snapToGrid w:val="0"/>
      <w:jc w:val="left"/>
    </w:pPr>
    <w:rPr>
      <w:sz w:val="18"/>
      <w:szCs w:val="18"/>
    </w:rPr>
  </w:style>
  <w:style w:type="paragraph" w:styleId="ae">
    <w:name w:val="endnote text"/>
    <w:basedOn w:val="a"/>
    <w:link w:val="ad"/>
    <w:uiPriority w:val="99"/>
    <w:unhideWhenUsed/>
    <w:pPr>
      <w:snapToGrid w:val="0"/>
      <w:jc w:val="left"/>
    </w:pPr>
  </w:style>
  <w:style w:type="paragraph" w:styleId="ac">
    <w:name w:val="Balloon Text"/>
    <w:basedOn w:val="a"/>
    <w:link w:val="ab"/>
    <w:uiPriority w:val="99"/>
    <w:unhideWhenUsed/>
    <w:rPr>
      <w:sz w:val="18"/>
      <w:szCs w:val="18"/>
    </w:rPr>
  </w:style>
  <w:style w:type="paragraph" w:styleId="HTML0">
    <w:name w:val="HTML Preformatted"/>
    <w:basedOn w:val="a"/>
    <w:link w:val="HTML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af2">
    <w:name w:val="Document Map"/>
    <w:basedOn w:val="a"/>
    <w:semiHidden/>
    <w:pPr>
      <w:shd w:val="clear" w:color="auto" w:fill="000080"/>
    </w:pPr>
  </w:style>
  <w:style w:type="paragraph" w:styleId="TOC2">
    <w:name w:val="toc 2"/>
    <w:basedOn w:val="a"/>
    <w:next w:val="a"/>
    <w:uiPriority w:val="39"/>
    <w:qFormat/>
    <w:pPr>
      <w:spacing w:line="400" w:lineRule="exact"/>
      <w:ind w:leftChars="200" w:left="200"/>
    </w:pPr>
    <w:rPr>
      <w:rFonts w:eastAsia="黑体"/>
      <w:sz w:val="24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9562"/>
      </w:tabs>
      <w:spacing w:line="400" w:lineRule="exact"/>
      <w:jc w:val="center"/>
    </w:pPr>
    <w:rPr>
      <w:rFonts w:ascii="黑体" w:eastAsia="黑体"/>
      <w:b/>
      <w:sz w:val="28"/>
    </w:rPr>
  </w:style>
  <w:style w:type="paragraph" w:styleId="af0">
    <w:name w:val="header"/>
    <w:basedOn w:val="a"/>
    <w:link w:val="af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">
    <w:name w:val="TOC Heading"/>
    <w:basedOn w:val="1"/>
    <w:next w:val="a"/>
    <w:uiPriority w:val="39"/>
    <w:qFormat/>
    <w:pPr>
      <w:keepLines/>
      <w:widowControl/>
      <w:numPr>
        <w:numId w:val="0"/>
      </w:numPr>
      <w:tabs>
        <w:tab w:val="left" w:pos="360"/>
      </w:tabs>
      <w:spacing w:before="480" w:line="276" w:lineRule="auto"/>
      <w:jc w:val="left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paragraph" w:styleId="af4">
    <w:name w:val="Normal (Web)"/>
    <w:basedOn w:val="a"/>
    <w:uiPriority w:val="99"/>
    <w:semiHidden/>
    <w:unhideWhenUsed/>
    <w:rsid w:val="007A3E6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5">
    <w:name w:val="Placeholder Text"/>
    <w:basedOn w:val="a0"/>
    <w:uiPriority w:val="99"/>
    <w:unhideWhenUsed/>
    <w:rsid w:val="000336C3"/>
    <w:rPr>
      <w:color w:val="666666"/>
    </w:rPr>
  </w:style>
  <w:style w:type="character" w:customStyle="1" w:styleId="40">
    <w:name w:val="标题 4 字符"/>
    <w:basedOn w:val="a0"/>
    <w:link w:val="4"/>
    <w:uiPriority w:val="9"/>
    <w:semiHidden/>
    <w:rsid w:val="00F52C5A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theme" Target="theme/theme1.xml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7" Type="http://schemas.openxmlformats.org/officeDocument/2006/relationships/image" Target="media/image1.jpe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8" Type="http://schemas.openxmlformats.org/officeDocument/2006/relationships/image" Target="media/image2.jpe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1554</TotalTime>
  <Pages>35</Pages>
  <Words>12687</Words>
  <Characters>8389</Characters>
  <Application>Microsoft Office Word</Application>
  <DocSecurity>0</DocSecurity>
  <Lines>699</Lines>
  <Paragraphs>957</Paragraphs>
  <ScaleCrop>false</ScaleCrop>
  <Company>微软中国</Company>
  <LinksUpToDate>false</LinksUpToDate>
  <CharactersWithSpaces>20119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煜暄 陈</cp:lastModifiedBy>
  <cp:revision>646</cp:revision>
  <dcterms:created xsi:type="dcterms:W3CDTF">2025-12-21T07:43:00Z</dcterms:created>
  <dcterms:modified xsi:type="dcterms:W3CDTF">2025-12-26T16:48:00Z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